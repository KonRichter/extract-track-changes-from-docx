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94" w:type="dxa"/>
        <w:tblCellMar>
          <w:left w:w="0" w:type="dxa"/>
          <w:right w:w="0" w:type="dxa"/>
        </w:tblCellMar>
        <w:tblLook w:val="01E0" w:firstRow="1" w:lastRow="1" w:firstColumn="1" w:lastColumn="1" w:noHBand="0" w:noVBand="0"/>
      </w:tblPr>
      <w:tblGrid>
        <w:gridCol w:w="8794"/>
      </w:tblGrid>
      <w:tr w:rsidR="003F0BAA" w:rsidRPr="003F0BAA" w14:paraId="1B593975" w14:textId="77777777" w:rsidTr="0078073C">
        <w:trPr>
          <w:trHeight w:val="1903"/>
        </w:trPr>
        <w:tc>
          <w:tcPr>
            <w:tcW w:w="8794" w:type="dxa"/>
          </w:tcPr>
          <w:p w14:paraId="204BE9E8" w14:textId="7CC6CF84" w:rsidR="003F0BAA" w:rsidRPr="004E13C0" w:rsidRDefault="004E13C0" w:rsidP="004E13C0">
            <w:pPr>
              <w:pStyle w:val="A0"/>
              <w:jc w:val="center"/>
              <w:rPr>
                <w:rFonts w:ascii="Arial" w:hAnsi="Arial" w:cs="Arial"/>
                <w:b/>
                <w:bCs/>
                <w:sz w:val="36"/>
                <w:szCs w:val="36"/>
              </w:rPr>
            </w:pPr>
            <w:r>
              <w:rPr>
                <w:rFonts w:ascii="Arial" w:hAnsi="Arial" w:cs="Arial"/>
                <w:b/>
                <w:bCs/>
                <w:sz w:val="36"/>
                <w:szCs w:val="36"/>
              </w:rPr>
              <w:t>SaaS-Vertrag</w:t>
            </w:r>
          </w:p>
        </w:tc>
      </w:tr>
      <w:tr w:rsidR="003F0BAA" w:rsidRPr="003F0BAA" w14:paraId="531DC751" w14:textId="77777777" w:rsidTr="0078073C">
        <w:trPr>
          <w:trHeight w:val="817"/>
        </w:trPr>
        <w:tc>
          <w:tcPr>
            <w:tcW w:w="8794" w:type="dxa"/>
          </w:tcPr>
          <w:p w14:paraId="48FDFE9E" w14:textId="77777777" w:rsidR="003F0BAA" w:rsidRPr="003F0BAA" w:rsidRDefault="003F0BAA" w:rsidP="0078073C">
            <w:pPr>
              <w:spacing w:before="240" w:line="320" w:lineRule="atLeast"/>
              <w:rPr>
                <w:rFonts w:ascii="Arial" w:hAnsi="Arial" w:cs="Arial"/>
                <w:lang w:eastAsia="en-US"/>
              </w:rPr>
            </w:pPr>
            <w:r w:rsidRPr="003F0BAA">
              <w:rPr>
                <w:rFonts w:ascii="Arial" w:hAnsi="Arial" w:cs="Arial"/>
                <w:lang w:eastAsia="en-US"/>
              </w:rPr>
              <w:t>zwischen</w:t>
            </w:r>
          </w:p>
        </w:tc>
      </w:tr>
      <w:tr w:rsidR="003F0BAA" w:rsidRPr="003F0BAA" w14:paraId="62890D67" w14:textId="77777777" w:rsidTr="0078073C">
        <w:trPr>
          <w:trHeight w:val="799"/>
        </w:trPr>
        <w:tc>
          <w:tcPr>
            <w:tcW w:w="8794" w:type="dxa"/>
          </w:tcPr>
          <w:p w14:paraId="3874590D" w14:textId="77777777" w:rsidR="003F0BAA" w:rsidRPr="003F0BAA" w:rsidRDefault="003F0BAA" w:rsidP="0078073C">
            <w:pPr>
              <w:spacing w:before="240" w:line="320" w:lineRule="atLeast"/>
              <w:rPr>
                <w:rFonts w:ascii="Arial" w:hAnsi="Arial" w:cs="Arial"/>
                <w:lang w:eastAsia="en-US"/>
              </w:rPr>
            </w:pPr>
          </w:p>
        </w:tc>
      </w:tr>
      <w:tr w:rsidR="003F0BAA" w:rsidRPr="003F0BAA" w14:paraId="41C75713" w14:textId="77777777" w:rsidTr="0078073C">
        <w:trPr>
          <w:trHeight w:val="527"/>
        </w:trPr>
        <w:tc>
          <w:tcPr>
            <w:tcW w:w="8794" w:type="dxa"/>
          </w:tcPr>
          <w:p w14:paraId="04FD0EA5" w14:textId="77777777" w:rsidR="003F0BAA" w:rsidRDefault="003F0BAA" w:rsidP="0078073C">
            <w:pPr>
              <w:pStyle w:val="A0"/>
              <w:rPr>
                <w:rFonts w:cs="Arial"/>
                <w:lang w:eastAsia="en-US"/>
              </w:rPr>
            </w:pPr>
            <w:r>
              <w:rPr>
                <w:rFonts w:cs="Arial"/>
                <w:lang w:eastAsia="en-US"/>
              </w:rPr>
              <w:t>Ernie-GmbH</w:t>
            </w:r>
          </w:p>
          <w:p w14:paraId="57931CDE" w14:textId="1E20D8E5" w:rsidR="003F0BAA" w:rsidRPr="003F0BAA" w:rsidRDefault="003F0BAA" w:rsidP="0078073C">
            <w:pPr>
              <w:pStyle w:val="A0"/>
              <w:rPr>
                <w:rFonts w:ascii="Arial" w:hAnsi="Arial" w:cs="Arial"/>
                <w:lang w:eastAsia="en-US"/>
              </w:rPr>
            </w:pPr>
            <w:r>
              <w:rPr>
                <w:rFonts w:cs="Arial"/>
                <w:lang w:eastAsia="en-US"/>
              </w:rPr>
              <w:t>Sesamstraße 1</w:t>
            </w:r>
          </w:p>
        </w:tc>
      </w:tr>
      <w:tr w:rsidR="003F0BAA" w:rsidRPr="003F0BAA" w14:paraId="7FC4CFA5" w14:textId="77777777" w:rsidTr="0078073C">
        <w:trPr>
          <w:trHeight w:val="817"/>
        </w:trPr>
        <w:tc>
          <w:tcPr>
            <w:tcW w:w="8794" w:type="dxa"/>
          </w:tcPr>
          <w:p w14:paraId="1764595C" w14:textId="77777777" w:rsidR="003F0BAA" w:rsidRPr="003F0BAA" w:rsidRDefault="003F0BAA" w:rsidP="0078073C">
            <w:pPr>
              <w:spacing w:before="240" w:line="320" w:lineRule="atLeast"/>
              <w:jc w:val="right"/>
              <w:rPr>
                <w:rFonts w:ascii="Arial" w:hAnsi="Arial" w:cs="Arial"/>
                <w:lang w:eastAsia="en-US"/>
              </w:rPr>
            </w:pPr>
            <w:r w:rsidRPr="003F0BAA">
              <w:rPr>
                <w:rFonts w:ascii="Arial" w:hAnsi="Arial" w:cs="Arial"/>
                <w:lang w:eastAsia="en-US"/>
              </w:rPr>
              <w:t>nachfolgend „</w:t>
            </w:r>
            <w:r w:rsidRPr="003F0BAA">
              <w:rPr>
                <w:rFonts w:ascii="Arial" w:hAnsi="Arial" w:cs="Arial"/>
                <w:b/>
                <w:bCs/>
                <w:i/>
                <w:iCs/>
                <w:lang w:eastAsia="en-US"/>
              </w:rPr>
              <w:t>Auftragnehmer</w:t>
            </w:r>
            <w:r w:rsidRPr="003F0BAA">
              <w:rPr>
                <w:rFonts w:ascii="Arial" w:hAnsi="Arial" w:cs="Arial"/>
                <w:lang w:eastAsia="en-US"/>
              </w:rPr>
              <w:t>“</w:t>
            </w:r>
          </w:p>
        </w:tc>
      </w:tr>
      <w:tr w:rsidR="003F0BAA" w:rsidRPr="003F0BAA" w14:paraId="22ADBFBE" w14:textId="77777777" w:rsidTr="0078073C">
        <w:trPr>
          <w:trHeight w:val="817"/>
        </w:trPr>
        <w:tc>
          <w:tcPr>
            <w:tcW w:w="8794" w:type="dxa"/>
          </w:tcPr>
          <w:p w14:paraId="3C5EFA1B" w14:textId="77777777" w:rsidR="003F0BAA" w:rsidRPr="003F0BAA" w:rsidRDefault="003F0BAA" w:rsidP="0078073C">
            <w:pPr>
              <w:spacing w:before="240" w:line="320" w:lineRule="atLeast"/>
              <w:rPr>
                <w:rFonts w:ascii="Arial" w:hAnsi="Arial" w:cs="Arial"/>
                <w:lang w:eastAsia="en-US"/>
              </w:rPr>
            </w:pPr>
            <w:r w:rsidRPr="003F0BAA">
              <w:rPr>
                <w:rFonts w:ascii="Arial" w:hAnsi="Arial" w:cs="Arial"/>
                <w:lang w:eastAsia="en-US"/>
              </w:rPr>
              <w:t>und</w:t>
            </w:r>
          </w:p>
        </w:tc>
      </w:tr>
      <w:tr w:rsidR="003F0BAA" w:rsidRPr="003F0BAA" w14:paraId="195DF867" w14:textId="77777777" w:rsidTr="0078073C">
        <w:trPr>
          <w:trHeight w:val="817"/>
        </w:trPr>
        <w:tc>
          <w:tcPr>
            <w:tcW w:w="8794" w:type="dxa"/>
          </w:tcPr>
          <w:p w14:paraId="7EA19F01" w14:textId="77777777" w:rsidR="003F0BAA" w:rsidRPr="003F0BAA" w:rsidRDefault="003F0BAA" w:rsidP="0078073C">
            <w:pPr>
              <w:spacing w:before="240" w:line="320" w:lineRule="atLeast"/>
              <w:rPr>
                <w:rFonts w:ascii="Arial" w:hAnsi="Arial" w:cs="Arial"/>
                <w:lang w:eastAsia="en-US"/>
              </w:rPr>
            </w:pPr>
          </w:p>
        </w:tc>
      </w:tr>
      <w:tr w:rsidR="003F0BAA" w:rsidRPr="003F0BAA" w14:paraId="554C386A" w14:textId="77777777" w:rsidTr="0078073C">
        <w:trPr>
          <w:trHeight w:val="799"/>
        </w:trPr>
        <w:tc>
          <w:tcPr>
            <w:tcW w:w="8794" w:type="dxa"/>
          </w:tcPr>
          <w:p w14:paraId="01C48FDE" w14:textId="77777777" w:rsidR="003F0BAA" w:rsidRDefault="003F0BAA" w:rsidP="0078073C">
            <w:pPr>
              <w:pStyle w:val="A0"/>
              <w:rPr>
                <w:rFonts w:cs="Arial"/>
                <w:lang w:eastAsia="en-US"/>
              </w:rPr>
            </w:pPr>
            <w:r>
              <w:rPr>
                <w:rFonts w:cs="Arial"/>
                <w:lang w:eastAsia="en-US"/>
              </w:rPr>
              <w:t>Bert-AG</w:t>
            </w:r>
          </w:p>
          <w:p w14:paraId="7D4B8578" w14:textId="69A0548B" w:rsidR="003F0BAA" w:rsidRPr="003F0BAA" w:rsidRDefault="003F0BAA" w:rsidP="0078073C">
            <w:pPr>
              <w:pStyle w:val="A0"/>
              <w:rPr>
                <w:rFonts w:ascii="Arial" w:hAnsi="Arial" w:cs="Arial"/>
                <w:lang w:eastAsia="en-US"/>
              </w:rPr>
            </w:pPr>
            <w:r>
              <w:rPr>
                <w:rFonts w:cs="Arial"/>
                <w:lang w:eastAsia="en-US"/>
              </w:rPr>
              <w:t>Sesamstraße 2</w:t>
            </w:r>
          </w:p>
        </w:tc>
      </w:tr>
      <w:tr w:rsidR="003F0BAA" w:rsidRPr="003F0BAA" w14:paraId="40D5D2A8" w14:textId="77777777" w:rsidTr="0078073C">
        <w:trPr>
          <w:trHeight w:val="799"/>
        </w:trPr>
        <w:tc>
          <w:tcPr>
            <w:tcW w:w="8794" w:type="dxa"/>
          </w:tcPr>
          <w:p w14:paraId="681D2308" w14:textId="77777777" w:rsidR="003F0BAA" w:rsidRPr="003F0BAA" w:rsidRDefault="003F0BAA" w:rsidP="0078073C">
            <w:pPr>
              <w:spacing w:before="240" w:line="320" w:lineRule="atLeast"/>
              <w:jc w:val="right"/>
              <w:rPr>
                <w:rFonts w:ascii="Arial" w:hAnsi="Arial" w:cs="Arial"/>
                <w:lang w:eastAsia="en-US"/>
              </w:rPr>
            </w:pPr>
            <w:r w:rsidRPr="003F0BAA">
              <w:rPr>
                <w:rFonts w:ascii="Arial" w:hAnsi="Arial" w:cs="Arial"/>
                <w:lang w:eastAsia="en-US"/>
              </w:rPr>
              <w:t>nachfolgend „</w:t>
            </w:r>
            <w:r w:rsidRPr="003F0BAA">
              <w:rPr>
                <w:rFonts w:ascii="Arial" w:hAnsi="Arial" w:cs="Arial"/>
                <w:b/>
                <w:bCs/>
                <w:i/>
                <w:iCs/>
                <w:lang w:eastAsia="en-US"/>
              </w:rPr>
              <w:t>Auftraggeber</w:t>
            </w:r>
            <w:r w:rsidRPr="003F0BAA">
              <w:rPr>
                <w:rFonts w:ascii="Arial" w:hAnsi="Arial" w:cs="Arial"/>
                <w:lang w:eastAsia="en-US"/>
              </w:rPr>
              <w:t>“</w:t>
            </w:r>
          </w:p>
        </w:tc>
      </w:tr>
      <w:tr w:rsidR="003F0BAA" w:rsidRPr="003F0BAA" w14:paraId="0E6C9116" w14:textId="77777777" w:rsidTr="0078073C">
        <w:trPr>
          <w:trHeight w:val="799"/>
        </w:trPr>
        <w:tc>
          <w:tcPr>
            <w:tcW w:w="8794" w:type="dxa"/>
          </w:tcPr>
          <w:p w14:paraId="65FF4E52" w14:textId="77777777" w:rsidR="003F0BAA" w:rsidRPr="003F0BAA" w:rsidRDefault="003F0BAA" w:rsidP="0078073C">
            <w:pPr>
              <w:spacing w:before="240" w:line="320" w:lineRule="atLeast"/>
              <w:jc w:val="right"/>
              <w:rPr>
                <w:rFonts w:ascii="Arial" w:hAnsi="Arial" w:cs="Arial"/>
                <w:lang w:eastAsia="en-US"/>
              </w:rPr>
            </w:pPr>
          </w:p>
        </w:tc>
      </w:tr>
      <w:tr w:rsidR="003F0BAA" w:rsidRPr="003F0BAA" w14:paraId="3152735D" w14:textId="77777777" w:rsidTr="0078073C">
        <w:trPr>
          <w:trHeight w:val="799"/>
        </w:trPr>
        <w:tc>
          <w:tcPr>
            <w:tcW w:w="8794" w:type="dxa"/>
          </w:tcPr>
          <w:p w14:paraId="76069EAE" w14:textId="77777777" w:rsidR="003F0BAA" w:rsidRPr="003F0BAA" w:rsidRDefault="003F0BAA" w:rsidP="0078073C">
            <w:pPr>
              <w:rPr>
                <w:rFonts w:ascii="Arial" w:hAnsi="Arial" w:cs="Arial"/>
              </w:rPr>
            </w:pPr>
            <w:r w:rsidRPr="003F0BAA">
              <w:rPr>
                <w:rFonts w:ascii="Arial" w:hAnsi="Arial" w:cs="Arial"/>
              </w:rPr>
              <w:t>– Auftragnehmer und Auftraggeber jeweils „</w:t>
            </w:r>
            <w:r w:rsidRPr="003F0BAA">
              <w:rPr>
                <w:rFonts w:ascii="Arial" w:hAnsi="Arial" w:cs="Arial"/>
                <w:b/>
                <w:i/>
                <w:iCs/>
              </w:rPr>
              <w:t>Partei</w:t>
            </w:r>
            <w:r w:rsidRPr="003F0BAA">
              <w:rPr>
                <w:rFonts w:ascii="Arial" w:hAnsi="Arial" w:cs="Arial"/>
              </w:rPr>
              <w:t>“, gemeinsam die „</w:t>
            </w:r>
            <w:r w:rsidRPr="003F0BAA">
              <w:rPr>
                <w:rFonts w:ascii="Arial" w:hAnsi="Arial" w:cs="Arial"/>
                <w:b/>
                <w:i/>
                <w:iCs/>
              </w:rPr>
              <w:t>Parteien</w:t>
            </w:r>
            <w:r w:rsidRPr="003F0BAA">
              <w:rPr>
                <w:rFonts w:ascii="Arial" w:hAnsi="Arial" w:cs="Arial"/>
              </w:rPr>
              <w:t>“ –</w:t>
            </w:r>
          </w:p>
          <w:p w14:paraId="7702610F" w14:textId="77777777" w:rsidR="003F0BAA" w:rsidRPr="003F0BAA" w:rsidRDefault="003F0BAA" w:rsidP="0078073C">
            <w:pPr>
              <w:spacing w:before="240" w:line="320" w:lineRule="atLeast"/>
              <w:jc w:val="right"/>
              <w:rPr>
                <w:rFonts w:ascii="Arial" w:hAnsi="Arial" w:cs="Arial"/>
                <w:lang w:eastAsia="en-US"/>
              </w:rPr>
            </w:pPr>
          </w:p>
        </w:tc>
      </w:tr>
    </w:tbl>
    <w:p w14:paraId="6DD026DD" w14:textId="17F314ED" w:rsidR="003F0BAA" w:rsidRDefault="003F0BAA" w:rsidP="005D59B7"/>
    <w:p w14:paraId="63767607" w14:textId="77777777" w:rsidR="003F0BAA" w:rsidRDefault="003F0BAA">
      <w:pPr>
        <w:spacing w:after="0" w:line="240" w:lineRule="auto"/>
        <w:jc w:val="left"/>
      </w:pPr>
      <w:r>
        <w:br w:type="page"/>
      </w:r>
    </w:p>
    <w:p w14:paraId="54889CC5" w14:textId="2451BE5F" w:rsidR="009C3C0A" w:rsidRDefault="003F0BAA" w:rsidP="005F32E4">
      <w:pPr>
        <w:pStyle w:val="Heading1"/>
        <w:rPr>
          <w:ins w:id="0" w:author="Compared using ConvertAPI" w:date="2026-01-16T12:53:00Z" w16du:dateUtc="2026-01-16T12:53:00Z"/>
        </w:rPr>
      </w:pPr>
      <w:ins w:id="1" w:author="Compared using ConvertAPI" w:date="2026-01-16T12:53:00Z" w16du:dateUtc="2026-01-16T12:53:00Z">
        <w:r w:rsidRPr="003F0BAA">
          <w:t>Leistungsbeschreibung</w:t>
        </w:r>
      </w:ins>
    </w:p>
    <w:p w14:paraId="41CF3348" w14:textId="08009830" w:rsidR="003F0BAA" w:rsidRDefault="003F0BAA" w:rsidP="004E13C0">
      <w:pPr>
        <w:pStyle w:val="Heading2"/>
        <w:rPr>
          <w:ins w:id="2" w:author="Compared using ConvertAPI" w:date="2026-01-16T12:53:00Z" w16du:dateUtc="2026-01-16T12:53:00Z"/>
        </w:rPr>
      </w:pPr>
      <w:ins w:id="3" w:author="Compared using ConvertAPI" w:date="2026-01-16T12:53:00Z" w16du:dateUtc="2026-01-16T12:53:00Z">
        <w:r>
          <w:t>Der Auftragnehmer, Bert-AG, verpflichtet sich, der Ernie-GmbH das Software-as-a-Service-Produkt (nachfolgend „SaaS-Produkt“) mit den in Anlage [Nummer] detailliert aufgeführten Funktionalitäten, technischen Spezifikationen und Benutzerkapazitäten zur Verfügung zu stellen. Diese Anlage ist integraler Bestandteil dieses Vertrags.</w:t>
        </w:r>
      </w:ins>
    </w:p>
    <w:p w14:paraId="2706622A" w14:textId="6116C12F" w:rsidR="003F0BAA" w:rsidRDefault="003F0BAA" w:rsidP="004E13C0">
      <w:pPr>
        <w:pStyle w:val="Heading2"/>
        <w:rPr>
          <w:ins w:id="4" w:author="Compared using ConvertAPI" w:date="2026-01-16T12:53:00Z" w16du:dateUtc="2026-01-16T12:53:00Z"/>
        </w:rPr>
      </w:pPr>
      <w:ins w:id="5" w:author="Compared using ConvertAPI" w:date="2026-01-16T12:53:00Z" w16du:dateUtc="2026-01-16T12:53:00Z">
        <w:r>
          <w:t>Das SaaS-Produkt muss den in der Anlage beschriebenen Leistungsmerkmalen vollständig entsprechen und ist für die von der Ernie-GmbH vorgesehenen Geschäftsprozesse geeignet. Der Auftragnehmer gewährleistet, dass das SaaS-Produkt zum Zeitpunkt der Übergabe auf dem neuesten Stand der Technik ist und während der gesamten Vertragslaufzeit regelmäßig aktualisiert wird.</w:t>
        </w:r>
      </w:ins>
    </w:p>
    <w:p w14:paraId="3C65075B" w14:textId="58E73A42" w:rsidR="003F0BAA" w:rsidRDefault="003F0BAA" w:rsidP="004E13C0">
      <w:pPr>
        <w:pStyle w:val="Heading2"/>
        <w:rPr>
          <w:ins w:id="6" w:author="Compared using ConvertAPI" w:date="2026-01-16T12:53:00Z" w16du:dateUtc="2026-01-16T12:53:00Z"/>
        </w:rPr>
      </w:pPr>
      <w:ins w:id="7" w:author="Compared using ConvertAPI" w:date="2026-01-16T12:53:00Z" w16du:dateUtc="2026-01-16T12:53:00Z">
        <w:r>
          <w:t>Änderungen oder Erweiterungen der Leistungsbeschreibung, die nach Vertragsabschluss erforderlich werden, bedürfen der schriftlichen Zustimmung der Ernie-GmbH. Sollten solche Änderungen zu einer Erhöhung der Kosten führen, sind diese nur nach vorheriger schriftlicher Zustimmung der Ernie-GmbH zulässig.</w:t>
        </w:r>
      </w:ins>
    </w:p>
    <w:p w14:paraId="5073A5FD" w14:textId="30542803" w:rsidR="003F0BAA" w:rsidRDefault="003F0BAA" w:rsidP="004E13C0">
      <w:pPr>
        <w:pStyle w:val="Heading2"/>
        <w:rPr>
          <w:ins w:id="8" w:author="Compared using ConvertAPI" w:date="2026-01-16T12:53:00Z" w16du:dateUtc="2026-01-16T12:53:00Z"/>
        </w:rPr>
      </w:pPr>
      <w:ins w:id="9" w:author="Compared using ConvertAPI" w:date="2026-01-16T12:53:00Z" w16du:dateUtc="2026-01-16T12:53:00Z">
        <w:r>
          <w:t>Der Auftragnehmer verpflichtet sich, bei der Erbringung seiner Leistungen stets die geltenden Gesetze, Verordnungen und technischen Standards einzuhalten und die Ernie-GmbH unverzüglich über relevante Änderungen in diesem Bereich zu informieren.</w:t>
        </w:r>
      </w:ins>
    </w:p>
    <w:p w14:paraId="2695E6A8" w14:textId="6D707405" w:rsidR="003F0BAA" w:rsidRDefault="003F0BAA" w:rsidP="005F32E4">
      <w:pPr>
        <w:pStyle w:val="Heading1"/>
        <w:rPr>
          <w:ins w:id="10" w:author="Compared using ConvertAPI" w:date="2026-01-16T12:53:00Z" w16du:dateUtc="2026-01-16T12:53:00Z"/>
        </w:rPr>
      </w:pPr>
      <w:ins w:id="11" w:author="Compared using ConvertAPI" w:date="2026-01-16T12:53:00Z" w16du:dateUtc="2026-01-16T12:53:00Z">
        <w:r w:rsidRPr="003F0BAA">
          <w:t>Verfügbarkeit</w:t>
        </w:r>
      </w:ins>
    </w:p>
    <w:p w14:paraId="7AC9896F" w14:textId="1A6A2C00" w:rsidR="003F0BAA" w:rsidRDefault="003F0BAA" w:rsidP="004E13C0">
      <w:pPr>
        <w:pStyle w:val="Heading2"/>
        <w:rPr>
          <w:ins w:id="12" w:author="Compared using ConvertAPI" w:date="2026-01-16T12:53:00Z" w16du:dateUtc="2026-01-16T12:53:00Z"/>
        </w:rPr>
      </w:pPr>
      <w:ins w:id="13" w:author="Compared using ConvertAPI" w:date="2026-01-16T12:53:00Z" w16du:dateUtc="2026-01-16T12:53:00Z">
        <w:r>
          <w:t>Der Auftragnehmer, Bert-AG, garantiert eine Verfügbarkeit des SaaS-Produkts von mindestens 99,9% im Jahresmittel. Die Verfügbarkeit berechnet sich als Prozentsatz der tatsächlich erreichten Betriebszeit im Verhältnis zur vereinbarten Betriebszeit unter Ausschluss der geplanten Wartungszeiten.</w:t>
        </w:r>
      </w:ins>
    </w:p>
    <w:p w14:paraId="45A5A887" w14:textId="6E78DE82" w:rsidR="003F0BAA" w:rsidRDefault="003F0BAA" w:rsidP="004E13C0">
      <w:pPr>
        <w:pStyle w:val="Heading2"/>
        <w:rPr>
          <w:ins w:id="14" w:author="Compared using ConvertAPI" w:date="2026-01-16T12:53:00Z" w16du:dateUtc="2026-01-16T12:53:00Z"/>
        </w:rPr>
      </w:pPr>
      <w:ins w:id="15" w:author="Compared using ConvertAPI" w:date="2026-01-16T12:53:00Z" w16du:dateUtc="2026-01-16T12:53:00Z">
        <w:r>
          <w:t>Geplante Wartungszeiten, während derer das SaaS-Produkt nicht verfügbar sein wird, sind mindestens [Anzahl] Tage im Voraus schriftlich anzukündigen und außerhalb der Hauptgeschäftszeiten der Ernie-GmbH durchzuführen. Diese geplanten Wartungszeiten dürfen [Anzahl] Stunden pro Monat nicht überschreiten.</w:t>
        </w:r>
      </w:ins>
    </w:p>
    <w:p w14:paraId="361B1B0E" w14:textId="34F450C7" w:rsidR="003F0BAA" w:rsidRDefault="003F0BAA" w:rsidP="004E13C0">
      <w:pPr>
        <w:pStyle w:val="Heading2"/>
        <w:rPr>
          <w:ins w:id="16" w:author="Compared using ConvertAPI" w:date="2026-01-16T12:53:00Z" w16du:dateUtc="2026-01-16T12:53:00Z"/>
        </w:rPr>
      </w:pPr>
      <w:ins w:id="17" w:author="Compared using ConvertAPI" w:date="2026-01-16T12:53:00Z" w16du:dateUtc="2026-01-16T12:53:00Z">
        <w:r>
          <w:t>Im Falle, dass die zugesicherte Verfügbarkeit in einem Kalendermonat unterschritten wird, ist die Ernie-GmbH berechtigt, für jeden angefangenen Prozentpunkt der Unterschreitung eine Vertragsstrafe in Höhe von [Prozentsatz]% der monatlichen Gebühr für das SaaS-Produkt zu verlangen. Diese Vertragsstrafe ist auf maximal [Prozentsatz]% der monatlichen Gebühr begrenzt.</w:t>
        </w:r>
      </w:ins>
    </w:p>
    <w:p w14:paraId="49AD7F2F" w14:textId="27C44110" w:rsidR="003F0BAA" w:rsidRDefault="003F0BAA" w:rsidP="004E13C0">
      <w:pPr>
        <w:pStyle w:val="Heading2"/>
        <w:rPr>
          <w:ins w:id="18" w:author="Compared using ConvertAPI" w:date="2026-01-16T12:53:00Z" w16du:dateUtc="2026-01-16T12:53:00Z"/>
        </w:rPr>
      </w:pPr>
      <w:ins w:id="19" w:author="Compared using ConvertAPI" w:date="2026-01-16T12:53:00Z" w16du:dateUtc="2026-01-16T12:53:00Z">
        <w:r>
          <w:t>Unvorhergesehene Ausfallzeiten, die außerhalb des Einflussbereiches des Auftragnehmers liegen (z.B. höhere Gewalt, Ausfälle von Drittanbietern), sind von der Verfügbarkeitsberechnung ausgenommen. Der Auftragnehmer ist jedoch verpflichtet, die Ernie-GmbH unverzüglich über solche Ausfallzeiten zu informieren und alle zumutbaren Maßnahmen zu ergreifen, um die Auswirkungen zu minimieren.</w:t>
        </w:r>
      </w:ins>
    </w:p>
    <w:p w14:paraId="17F819C4" w14:textId="0900C421" w:rsidR="003F0BAA" w:rsidRDefault="003F0BAA" w:rsidP="004E13C0">
      <w:pPr>
        <w:pStyle w:val="Heading2"/>
        <w:rPr>
          <w:ins w:id="20" w:author="Compared using ConvertAPI" w:date="2026-01-16T12:53:00Z" w16du:dateUtc="2026-01-16T12:53:00Z"/>
        </w:rPr>
      </w:pPr>
      <w:ins w:id="21" w:author="Compared using ConvertAPI" w:date="2026-01-16T12:53:00Z" w16du:dateUtc="2026-01-16T12:53:00Z">
        <w:r>
          <w:t>Der Auftragnehmer führt ein Protokoll über die Verfügbarkeit des SaaS-Produkts und stellt der Ernie-GmbH monatliche Verfügbarkeitsberichte zur Verfügung.</w:t>
        </w:r>
      </w:ins>
    </w:p>
    <w:p w14:paraId="39DB1189" w14:textId="0CEA5777" w:rsidR="003F0BAA" w:rsidRDefault="003F0BAA" w:rsidP="004E13C0">
      <w:pPr>
        <w:pStyle w:val="Heading2"/>
        <w:rPr>
          <w:ins w:id="22" w:author="Compared using ConvertAPI" w:date="2026-01-16T12:53:00Z" w16du:dateUtc="2026-01-16T12:53:00Z"/>
        </w:rPr>
      </w:pPr>
      <w:ins w:id="23" w:author="Compared using ConvertAPI" w:date="2026-01-16T12:53:00Z" w16du:dateUtc="2026-01-16T12:53:00Z">
        <w:r>
          <w:t>Bei wiederholten Verstößen gegen die Verfügbarkeitszusagen, die in einem Zeitraum von [Anzahl] Monaten mehr als [Anzahl] Mal auftreten, hat die Ernie-GmbH das Recht, den Vertrag außerordentlich zu kündigen.</w:t>
        </w:r>
      </w:ins>
    </w:p>
    <w:p w14:paraId="243C78E2" w14:textId="6548AA8B" w:rsidR="003F0BAA" w:rsidRDefault="003F0BAA" w:rsidP="005F32E4">
      <w:pPr>
        <w:pStyle w:val="Heading1"/>
        <w:rPr>
          <w:ins w:id="24" w:author="Compared using ConvertAPI" w:date="2026-01-16T12:53:00Z" w16du:dateUtc="2026-01-16T12:53:00Z"/>
        </w:rPr>
      </w:pPr>
      <w:ins w:id="25" w:author="Compared using ConvertAPI" w:date="2026-01-16T12:53:00Z" w16du:dateUtc="2026-01-16T12:53:00Z">
        <w:r>
          <w:t>Datensicherheit und Datenschutz</w:t>
        </w:r>
      </w:ins>
    </w:p>
    <w:p w14:paraId="1BAB6ABE" w14:textId="51B5D57D" w:rsidR="005F32E4" w:rsidRDefault="005F32E4" w:rsidP="004E13C0">
      <w:pPr>
        <w:pStyle w:val="Heading2"/>
        <w:rPr>
          <w:ins w:id="26" w:author="Compared using ConvertAPI" w:date="2026-01-16T12:53:00Z" w16du:dateUtc="2026-01-16T12:53:00Z"/>
        </w:rPr>
      </w:pPr>
      <w:ins w:id="27" w:author="Compared using ConvertAPI" w:date="2026-01-16T12:53:00Z" w16du:dateUtc="2026-01-16T12:53:00Z">
        <w:r>
          <w:t>Der Auftragnehmer, Bert-AG, verpflichtet sich, zum Schutz der im Rahmen des SaaS-Produkts verarbeiteten Daten der Ernie-GmbH angemessene, dem aktuellen Stand der Technik entsprechende Sicherheitsmaßnahmen zu ergreifen. Diese Maßnahmen umfassen unter anderem den Schutz vor unbefugtem Zugriff, Verlust, Zerstörung oder Veränderung der Daten.</w:t>
        </w:r>
      </w:ins>
    </w:p>
    <w:p w14:paraId="76188C44" w14:textId="47CC05D6" w:rsidR="005F32E4" w:rsidRDefault="005F32E4" w:rsidP="004E13C0">
      <w:pPr>
        <w:pStyle w:val="Heading2"/>
        <w:rPr>
          <w:ins w:id="28" w:author="Compared using ConvertAPI" w:date="2026-01-16T12:53:00Z" w16du:dateUtc="2026-01-16T12:53:00Z"/>
        </w:rPr>
      </w:pPr>
      <w:ins w:id="29" w:author="Compared using ConvertAPI" w:date="2026-01-16T12:53:00Z" w16du:dateUtc="2026-01-16T12:53:00Z">
        <w:r>
          <w:t>Der Auftragnehmer stellt sicher, dass alle Daten, die im Rahmen des SaaS-Produkts verarbeitet werden, ausschließlich auf Servern gespeichert werden, die sich in einem Mitgliedstaat der Europäischen Union oder in einem Land mit einem von der Europäischen Kommission anerkannten angemessenen Datenschutzniveau befinden.</w:t>
        </w:r>
      </w:ins>
    </w:p>
    <w:p w14:paraId="316C25DF" w14:textId="7908AC05" w:rsidR="005F32E4" w:rsidRDefault="005F32E4" w:rsidP="004E13C0">
      <w:pPr>
        <w:pStyle w:val="Heading2"/>
        <w:rPr>
          <w:ins w:id="30" w:author="Compared using ConvertAPI" w:date="2026-01-16T12:53:00Z" w16du:dateUtc="2026-01-16T12:53:00Z"/>
        </w:rPr>
      </w:pPr>
      <w:ins w:id="31" w:author="Compared using ConvertAPI" w:date="2026-01-16T12:53:00Z" w16du:dateUtc="2026-01-16T12:53:00Z">
        <w:r>
          <w:t>Der Auftragnehmer garantiert die Einhaltung aller relevanten Datenschutzgesetze und -vorschriften, insbesondere der Datenschutz-Grundverordnung (DSGVO). Er wird alle notwendigen technischen und organisatorischen Maßnahmen ergreifen, um die Rechte der betroffenen Personen zu gewährleisten.</w:t>
        </w:r>
      </w:ins>
    </w:p>
    <w:p w14:paraId="19B89916" w14:textId="5CBC2E61" w:rsidR="005F32E4" w:rsidRDefault="005F32E4" w:rsidP="004E13C0">
      <w:pPr>
        <w:pStyle w:val="Heading2"/>
        <w:rPr>
          <w:ins w:id="32" w:author="Compared using ConvertAPI" w:date="2026-01-16T12:53:00Z" w16du:dateUtc="2026-01-16T12:53:00Z"/>
        </w:rPr>
      </w:pPr>
      <w:ins w:id="33" w:author="Compared using ConvertAPI" w:date="2026-01-16T12:53:00Z" w16du:dateUtc="2026-01-16T12:53:00Z">
        <w:r>
          <w:t>Im Falle einer Datenpanne oder eines Sicherheitsvorfalls, der personenbezogene Daten der Ernie-GmbH betrifft, ist der Auftragnehmer verpflichtet, die Ernie-GmbH unverzüglich, spätestens jedoch innerhalb von 24 Stunden nach Feststellung des Vorfalls, zu informieren und alle notwendigen Informationen zur Verfügung zu stellen.</w:t>
        </w:r>
      </w:ins>
    </w:p>
    <w:p w14:paraId="51C86EB5" w14:textId="77777777" w:rsidR="004E13C0" w:rsidRDefault="005F32E4" w:rsidP="005F32E4">
      <w:pPr>
        <w:pStyle w:val="Heading2"/>
        <w:rPr>
          <w:ins w:id="34" w:author="Compared using ConvertAPI" w:date="2026-01-16T12:53:00Z" w16du:dateUtc="2026-01-16T12:53:00Z"/>
        </w:rPr>
      </w:pPr>
      <w:ins w:id="35" w:author="Compared using ConvertAPI" w:date="2026-01-16T12:53:00Z" w16du:dateUtc="2026-01-16T12:53:00Z">
        <w:r>
          <w:t>Der Auftragnehmer wird der Ernie-GmbH auf Anfrage einen detaillierten Bericht über die umgesetzten Sicherheitsmaßnahmen und die Einhaltung der Datenschutzbestimmungen zur Verfügung stellen. Dies schließt das Recht der Ernie-GmbH ein, Audits durch einen qualifizierten Dritten durchführen zu lassen.</w:t>
        </w:r>
      </w:ins>
    </w:p>
    <w:p w14:paraId="36F5FF56" w14:textId="77777777" w:rsidR="004E13C0" w:rsidRDefault="005F32E4" w:rsidP="005F32E4">
      <w:pPr>
        <w:pStyle w:val="Heading2"/>
        <w:rPr>
          <w:ins w:id="36" w:author="Compared using ConvertAPI" w:date="2026-01-16T12:53:00Z" w16du:dateUtc="2026-01-16T12:53:00Z"/>
        </w:rPr>
      </w:pPr>
      <w:ins w:id="37" w:author="Compared using ConvertAPI" w:date="2026-01-16T12:53:00Z" w16du:dateUtc="2026-01-16T12:53:00Z">
        <w:r>
          <w:t>Bei Verstößen gegen die Datenschutzbestimmungen oder die vereinbarten Sicherheitsmaßnahmen ist der Auftragnehmer verpflichtet, alle daraus resultierenden Schäden zu ersetzen und die Ernie-GmbH von Ansprüchen Dritter freizustellen.</w:t>
        </w:r>
      </w:ins>
    </w:p>
    <w:p w14:paraId="3EF62DD9" w14:textId="4611E11D" w:rsidR="003F0BAA" w:rsidRDefault="005F32E4" w:rsidP="005F32E4">
      <w:pPr>
        <w:pStyle w:val="Heading2"/>
        <w:rPr>
          <w:ins w:id="38" w:author="Compared using ConvertAPI" w:date="2026-01-16T12:53:00Z" w16du:dateUtc="2026-01-16T12:53:00Z"/>
        </w:rPr>
      </w:pPr>
      <w:ins w:id="39" w:author="Compared using ConvertAPI" w:date="2026-01-16T12:53:00Z" w16du:dateUtc="2026-01-16T12:53:00Z">
        <w:r>
          <w:t>Diese Verpflichtungen bleiben auch nach Beendigung des Vertragsverhältnisses bestehen, soweit es um den Schutz und die Sicherheit der während der Vertragslaufzeit verarbeiteten Daten geht.</w:t>
        </w:r>
      </w:ins>
    </w:p>
    <w:p w14:paraId="0549BD12" w14:textId="14B38A40" w:rsidR="003F0BAA" w:rsidRDefault="003F0BAA" w:rsidP="005F32E4">
      <w:pPr>
        <w:pStyle w:val="Heading1"/>
        <w:rPr>
          <w:ins w:id="40" w:author="Compared using ConvertAPI" w:date="2026-01-16T12:53:00Z" w16du:dateUtc="2026-01-16T12:53:00Z"/>
        </w:rPr>
      </w:pPr>
      <w:ins w:id="41" w:author="Compared using ConvertAPI" w:date="2026-01-16T12:53:00Z" w16du:dateUtc="2026-01-16T12:53:00Z">
        <w:r>
          <w:t>Preisgestaltung und Zahlungsbedingungen</w:t>
        </w:r>
      </w:ins>
    </w:p>
    <w:p w14:paraId="4D8F3900" w14:textId="523F17A5" w:rsidR="005F32E4" w:rsidRDefault="005F32E4" w:rsidP="004E13C0">
      <w:pPr>
        <w:pStyle w:val="Heading2"/>
        <w:rPr>
          <w:ins w:id="42" w:author="Compared using ConvertAPI" w:date="2026-01-16T12:53:00Z" w16du:dateUtc="2026-01-16T12:53:00Z"/>
        </w:rPr>
      </w:pPr>
      <w:ins w:id="43" w:author="Compared using ConvertAPI" w:date="2026-01-16T12:53:00Z" w16du:dateUtc="2026-01-16T12:53:00Z">
        <w:r>
          <w:t>Die Preisgestaltung für das SaaS-Produkt ist in Anlage [Nummer] detailliert aufgeführt. Alle Preise sind Nettopreise und verstehen sich zuzüglich der jeweils geltenden Mehrwertsteuer.</w:t>
        </w:r>
      </w:ins>
    </w:p>
    <w:p w14:paraId="01DB712B" w14:textId="7BB8DFDD" w:rsidR="005F32E4" w:rsidRDefault="005F32E4" w:rsidP="004E13C0">
      <w:pPr>
        <w:pStyle w:val="Heading2"/>
        <w:rPr>
          <w:ins w:id="44" w:author="Compared using ConvertAPI" w:date="2026-01-16T12:53:00Z" w16du:dateUtc="2026-01-16T12:53:00Z"/>
        </w:rPr>
      </w:pPr>
      <w:ins w:id="45" w:author="Compared using ConvertAPI" w:date="2026-01-16T12:53:00Z" w16du:dateUtc="2026-01-16T12:53:00Z">
        <w:r>
          <w:t>Der Auftragnehmer, Bert-AG, garantiert, dass die in der Anlage festgelegten Preise für die Dauer der ersten [Anzahl] Jahre nach Vertragsabschluss unverändert bleiben. Preisänderungen nach diesem Zeitraum sind nur zulässig, wenn sie mindestens [Anzahl] Monate vor ihrem Inkrafttreten schriftlich angekündigt werden und die Erhöhung die Rate der Inflation nicht überschreitet.</w:t>
        </w:r>
      </w:ins>
    </w:p>
    <w:p w14:paraId="0E5E64B8" w14:textId="18F49594" w:rsidR="005F32E4" w:rsidRDefault="005F32E4" w:rsidP="004E13C0">
      <w:pPr>
        <w:pStyle w:val="Heading2"/>
        <w:rPr>
          <w:ins w:id="46" w:author="Compared using ConvertAPI" w:date="2026-01-16T12:53:00Z" w16du:dateUtc="2026-01-16T12:53:00Z"/>
        </w:rPr>
      </w:pPr>
      <w:ins w:id="47" w:author="Compared using ConvertAPI" w:date="2026-01-16T12:53:00Z" w16du:dateUtc="2026-01-16T12:53:00Z">
        <w:r>
          <w:t>Rechnungen sind innerhalb von [Anzahl] Tagen nach Rechnungsstellung ohne Abzug zahlbar. Bei verspäteter Zahlung fallen Verzugszinsen in Höhe von [Prozentsatz]% über dem Basiszinssatz an.</w:t>
        </w:r>
      </w:ins>
    </w:p>
    <w:p w14:paraId="064016C7" w14:textId="02203C62" w:rsidR="005F32E4" w:rsidRDefault="005F32E4" w:rsidP="004E13C0">
      <w:pPr>
        <w:pStyle w:val="Heading2"/>
        <w:rPr>
          <w:ins w:id="48" w:author="Compared using ConvertAPI" w:date="2026-01-16T12:53:00Z" w16du:dateUtc="2026-01-16T12:53:00Z"/>
        </w:rPr>
      </w:pPr>
      <w:ins w:id="49" w:author="Compared using ConvertAPI" w:date="2026-01-16T12:53:00Z" w16du:dateUtc="2026-01-16T12:53:00Z">
        <w:r>
          <w:t>Die Ernie-GmbH ist berechtigt, bei Vorliegen eines Mangels oder einer nicht vertragsgemäßen Leistung die Zahlung anteilig bis zur Behebung des Mangels zurückzuhalten. Dieses Zurückbehaltungsrecht besteht in Höhe eines Betrags, der den doppelten Kosten der Mängelbeseitigung entspricht.</w:t>
        </w:r>
      </w:ins>
    </w:p>
    <w:p w14:paraId="6A51C09A" w14:textId="38C8B185" w:rsidR="005F32E4" w:rsidRDefault="005F32E4" w:rsidP="004E13C0">
      <w:pPr>
        <w:pStyle w:val="Heading2"/>
        <w:rPr>
          <w:ins w:id="50" w:author="Compared using ConvertAPI" w:date="2026-01-16T12:53:00Z" w16du:dateUtc="2026-01-16T12:53:00Z"/>
        </w:rPr>
      </w:pPr>
      <w:ins w:id="51" w:author="Compared using ConvertAPI" w:date="2026-01-16T12:53:00Z" w16du:dateUtc="2026-01-16T12:53:00Z">
        <w:r>
          <w:t>Der Auftragnehmer darf ohne vorherige schriftliche Zustimmung der Ernie-GmbH keine Forderungen aus dem Vertrag an Dritte abtreten oder verpfänden.</w:t>
        </w:r>
      </w:ins>
    </w:p>
    <w:p w14:paraId="62BA39A7" w14:textId="35F6E07B" w:rsidR="005F32E4" w:rsidRDefault="005F32E4" w:rsidP="004E13C0">
      <w:pPr>
        <w:pStyle w:val="Heading2"/>
        <w:rPr>
          <w:ins w:id="52" w:author="Compared using ConvertAPI" w:date="2026-01-16T12:53:00Z" w16du:dateUtc="2026-01-16T12:53:00Z"/>
        </w:rPr>
      </w:pPr>
      <w:ins w:id="53" w:author="Compared using ConvertAPI" w:date="2026-01-16T12:53:00Z" w16du:dateUtc="2026-01-16T12:53:00Z">
        <w:r>
          <w:t>Im Falle einer vorzeitigen Vertragsbeendigung durch den Auftragnehmer aus Gründen, die dieser zu vertreten hat, hat die Ernie-GmbH Anspruch auf Rückerstattung bereits im Voraus geleisteter Zahlungen für die Zeit nach der Beendigung des Vertrages.</w:t>
        </w:r>
      </w:ins>
    </w:p>
    <w:p w14:paraId="78E709D7" w14:textId="64CF51AE" w:rsidR="003F0BAA" w:rsidRDefault="005F32E4" w:rsidP="004E13C0">
      <w:pPr>
        <w:pStyle w:val="Heading2"/>
        <w:rPr>
          <w:ins w:id="54" w:author="Compared using ConvertAPI" w:date="2026-01-16T12:53:00Z" w16du:dateUtc="2026-01-16T12:53:00Z"/>
        </w:rPr>
      </w:pPr>
      <w:ins w:id="55" w:author="Compared using ConvertAPI" w:date="2026-01-16T12:53:00Z" w16du:dateUtc="2026-01-16T12:53:00Z">
        <w:r>
          <w:t>Eventuelle Rabatte oder Sonderkonditionen, die der Ernie-GmbH gewährt werden, sind in der Anlage [Nummer] festgehalten und für die Dauer des Vertrages gültig.</w:t>
        </w:r>
      </w:ins>
    </w:p>
    <w:p w14:paraId="5271870C" w14:textId="10FB3156" w:rsidR="003F0BAA" w:rsidRDefault="003F0BAA" w:rsidP="004E13C0">
      <w:pPr>
        <w:pStyle w:val="Heading1"/>
        <w:keepNext/>
        <w:ind w:left="851" w:hanging="851"/>
        <w:rPr>
          <w:ins w:id="56" w:author="Compared using ConvertAPI" w:date="2026-01-16T12:53:00Z" w16du:dateUtc="2026-01-16T12:53:00Z"/>
        </w:rPr>
      </w:pPr>
      <w:ins w:id="57" w:author="Compared using ConvertAPI" w:date="2026-01-16T12:53:00Z" w16du:dateUtc="2026-01-16T12:53:00Z">
        <w:r>
          <w:t>Laufzeit und Kündigungsrechte</w:t>
        </w:r>
      </w:ins>
    </w:p>
    <w:p w14:paraId="55979B50" w14:textId="04BD05DD" w:rsidR="005F32E4" w:rsidRDefault="005F32E4" w:rsidP="004E13C0">
      <w:pPr>
        <w:pStyle w:val="Heading2"/>
        <w:rPr>
          <w:ins w:id="58" w:author="Compared using ConvertAPI" w:date="2026-01-16T12:53:00Z" w16du:dateUtc="2026-01-16T12:53:00Z"/>
        </w:rPr>
      </w:pPr>
      <w:ins w:id="59" w:author="Compared using ConvertAPI" w:date="2026-01-16T12:53:00Z" w16du:dateUtc="2026-01-16T12:53:00Z">
        <w:r>
          <w:t>Dieser Vertrag zwischen der Ernie-GmbH (Auftraggeber) und der Bert-AG (Auftragnehmer) tritt mit dem Datum der Unterzeichnung in Kraft und hat eine initiale Laufzeit von [Anzahl] Jahren/Jahren. Nach Ablauf der initialen Laufzeit verlängert sich der Vertrag automatisch um jeweils ein weiteres Jahr, sofern er nicht von einer der Parteien mit einer Frist von [Anzahl] Monaten zum Ende der Laufzeit oder eines Verlängerungszeitraums gekündigt wird.</w:t>
        </w:r>
      </w:ins>
    </w:p>
    <w:p w14:paraId="68F26647" w14:textId="649383D7" w:rsidR="005F32E4" w:rsidRDefault="005F32E4" w:rsidP="004E13C0">
      <w:pPr>
        <w:pStyle w:val="Heading2"/>
        <w:rPr>
          <w:ins w:id="60" w:author="Compared using ConvertAPI" w:date="2026-01-16T12:53:00Z" w16du:dateUtc="2026-01-16T12:53:00Z"/>
        </w:rPr>
      </w:pPr>
      <w:ins w:id="61" w:author="Compared using ConvertAPI" w:date="2026-01-16T12:53:00Z" w16du:dateUtc="2026-01-16T12:53:00Z">
        <w:r>
          <w:t>Unbeschadet der allgemeinen Kündigungsrechte gemäß Absatz 1 hat die Ernie-GmbH das Recht, den Vertrag aus wichtigem Grund ohne Einhaltung einer Kündigungsfrist zu kündigen. Ein wichtiger Grund liegt insbesondere vor, wenn der Auftragnehmer wiederholt gegen wesentliche Vertragspflichten verstößt oder die vereinbarte Verfügbarkeit des SaaS-Produkts wiederholt unterschritten wird.</w:t>
        </w:r>
      </w:ins>
    </w:p>
    <w:p w14:paraId="68F7A830" w14:textId="0DC1CF7C" w:rsidR="005F32E4" w:rsidRDefault="005F32E4" w:rsidP="004E13C0">
      <w:pPr>
        <w:pStyle w:val="Heading2"/>
        <w:rPr>
          <w:ins w:id="62" w:author="Compared using ConvertAPI" w:date="2026-01-16T12:53:00Z" w16du:dateUtc="2026-01-16T12:53:00Z"/>
        </w:rPr>
      </w:pPr>
      <w:ins w:id="63" w:author="Compared using ConvertAPI" w:date="2026-01-16T12:53:00Z" w16du:dateUtc="2026-01-16T12:53:00Z">
        <w:r>
          <w:t>Jede Kündigung bedarf zu ihrer Wirksamkeit der Schriftform.</w:t>
        </w:r>
      </w:ins>
    </w:p>
    <w:p w14:paraId="08592FFB" w14:textId="3B21726B" w:rsidR="005F32E4" w:rsidRDefault="005F32E4" w:rsidP="004E13C0">
      <w:pPr>
        <w:pStyle w:val="Heading2"/>
        <w:rPr>
          <w:ins w:id="64" w:author="Compared using ConvertAPI" w:date="2026-01-16T12:53:00Z" w16du:dateUtc="2026-01-16T12:53:00Z"/>
        </w:rPr>
      </w:pPr>
      <w:ins w:id="65" w:author="Compared using ConvertAPI" w:date="2026-01-16T12:53:00Z" w16du:dateUtc="2026-01-16T12:53:00Z">
        <w:r>
          <w:t>Bei einer Kündigung durch die Ernie-GmbH aus wichtigem Grund ist der Auftragnehmer verpflichtet, bereits geleistete Zahlungen für den Zeitraum nach Wirksamwerden der Kündigung zurückzuerstatten.</w:t>
        </w:r>
      </w:ins>
    </w:p>
    <w:p w14:paraId="6B3F997A" w14:textId="308651FF" w:rsidR="005F32E4" w:rsidRDefault="005F32E4" w:rsidP="004E13C0">
      <w:pPr>
        <w:pStyle w:val="Heading2"/>
        <w:rPr>
          <w:ins w:id="66" w:author="Compared using ConvertAPI" w:date="2026-01-16T12:53:00Z" w16du:dateUtc="2026-01-16T12:53:00Z"/>
        </w:rPr>
      </w:pPr>
      <w:ins w:id="67" w:author="Compared using ConvertAPI" w:date="2026-01-16T12:53:00Z" w16du:dateUtc="2026-01-16T12:53:00Z">
        <w:r>
          <w:t>Nach Beendigung des Vertrages ist der Auftragnehmer verpflichtet, alle von der Ernie-GmbH zur Verfügung gestellten Daten und Materialien unverzüglich und vollständig zu löschen und die Löschung schriftlich zu bestätigen, es sei denn, es besteht eine gesetzliche Aufbewahrungspflicht.</w:t>
        </w:r>
      </w:ins>
    </w:p>
    <w:p w14:paraId="6856C0A2" w14:textId="065BD327" w:rsidR="003F0BAA" w:rsidRDefault="005F32E4" w:rsidP="004E13C0">
      <w:pPr>
        <w:pStyle w:val="Heading2"/>
        <w:rPr>
          <w:ins w:id="68" w:author="Compared using ConvertAPI" w:date="2026-01-16T12:53:00Z" w16du:dateUtc="2026-01-16T12:53:00Z"/>
        </w:rPr>
      </w:pPr>
      <w:ins w:id="69" w:author="Compared using ConvertAPI" w:date="2026-01-16T12:53:00Z" w16du:dateUtc="2026-01-16T12:53:00Z">
        <w:r>
          <w:t>Der Auftragnehmer hat bei Vertragsbeendigung sicherzustellen, dass der Übergang oder die Rückführung der Dienstleistungen auf die Ernie-GmbH oder einen von ihr benannten Dritten reibungslos und ohne Beeinträchtigung der Geschäftstätigkeit der Ernie-GmbH erfolgt.</w:t>
        </w:r>
      </w:ins>
    </w:p>
    <w:p w14:paraId="6328E88E" w14:textId="66388255" w:rsidR="003F0BAA" w:rsidRDefault="003F0BAA" w:rsidP="005F32E4">
      <w:pPr>
        <w:pStyle w:val="Heading1"/>
        <w:rPr>
          <w:ins w:id="70" w:author="Compared using ConvertAPI" w:date="2026-01-16T12:53:00Z" w16du:dateUtc="2026-01-16T12:53:00Z"/>
        </w:rPr>
      </w:pPr>
      <w:ins w:id="71" w:author="Compared using ConvertAPI" w:date="2026-01-16T12:53:00Z" w16du:dateUtc="2026-01-16T12:53:00Z">
        <w:r>
          <w:t xml:space="preserve">Gewährleistung und Haftung: </w:t>
        </w:r>
      </w:ins>
    </w:p>
    <w:p w14:paraId="21E9D19F" w14:textId="5C0DD69E" w:rsidR="005F32E4" w:rsidRDefault="005F32E4" w:rsidP="004E13C0">
      <w:pPr>
        <w:pStyle w:val="Heading2"/>
        <w:rPr>
          <w:ins w:id="72" w:author="Compared using ConvertAPI" w:date="2026-01-16T12:53:00Z" w16du:dateUtc="2026-01-16T12:53:00Z"/>
        </w:rPr>
      </w:pPr>
      <w:ins w:id="73" w:author="Compared using ConvertAPI" w:date="2026-01-16T12:53:00Z" w16du:dateUtc="2026-01-16T12:53:00Z">
        <w:r>
          <w:t>Der Auftragnehmer, Bert-AG, gewährleistet, dass das SaaS-Produkt während der gesamten Vertragslaufzeit die in der Leistungsbeschreibung festgelegten Spezifikationen erfüllt und frei von Rechten Dritter ist, die einer vertragsgemäßen Nutzung entgegenstehen.</w:t>
        </w:r>
      </w:ins>
    </w:p>
    <w:p w14:paraId="14BC9D83" w14:textId="1AB663E5" w:rsidR="005F32E4" w:rsidRDefault="005F32E4" w:rsidP="004E13C0">
      <w:pPr>
        <w:pStyle w:val="Heading2"/>
        <w:rPr>
          <w:ins w:id="74" w:author="Compared using ConvertAPI" w:date="2026-01-16T12:53:00Z" w16du:dateUtc="2026-01-16T12:53:00Z"/>
        </w:rPr>
      </w:pPr>
      <w:ins w:id="75" w:author="Compared using ConvertAPI" w:date="2026-01-16T12:53:00Z" w16du:dateUtc="2026-01-16T12:53:00Z">
        <w:r>
          <w:t>Bei Auftreten von Mängeln verpflichtet sich der Auftragnehmer, diese unverzüglich und ohne zusätzliche Kosten für die Ernie-GmbH zu beheben. Die Ernie-GmbH ist berechtigt, bei anhaltenden oder wiederkehrenden Mängeln eine angemessene Minderung der Vergütung zu verlangen oder vom Vertrag zurückzutreten.</w:t>
        </w:r>
      </w:ins>
    </w:p>
    <w:p w14:paraId="7015C532" w14:textId="2A1B4F2E" w:rsidR="005F32E4" w:rsidRDefault="005F32E4" w:rsidP="004E13C0">
      <w:pPr>
        <w:pStyle w:val="Heading2"/>
        <w:rPr>
          <w:ins w:id="76" w:author="Compared using ConvertAPI" w:date="2026-01-16T12:53:00Z" w16du:dateUtc="2026-01-16T12:53:00Z"/>
        </w:rPr>
      </w:pPr>
      <w:ins w:id="77" w:author="Compared using ConvertAPI" w:date="2026-01-16T12:53:00Z" w16du:dateUtc="2026-01-16T12:53:00Z">
        <w:r>
          <w:t>Der Auftragnehmer haftet uneingeschränkt für Schäden, die durch Vorsatz oder grobe Fahrlässigkeit seinerseits, seiner Mitarbeiter, Vertreter oder Erfüllungsgehilfen verursacht werden. Ebenso haftet der Auftragnehmer uneingeschränkt für Schäden aus der Verletzung des Lebens, des Körpers oder der Gesundheit.</w:t>
        </w:r>
      </w:ins>
    </w:p>
    <w:p w14:paraId="08149A24" w14:textId="2F5016C4" w:rsidR="005F32E4" w:rsidRDefault="005F32E4" w:rsidP="004E13C0">
      <w:pPr>
        <w:pStyle w:val="Heading2"/>
        <w:rPr>
          <w:ins w:id="78" w:author="Compared using ConvertAPI" w:date="2026-01-16T12:53:00Z" w16du:dateUtc="2026-01-16T12:53:00Z"/>
        </w:rPr>
      </w:pPr>
      <w:ins w:id="79" w:author="Compared using ConvertAPI" w:date="2026-01-16T12:53:00Z" w16du:dateUtc="2026-01-16T12:53:00Z">
        <w:r>
          <w:t>Bei leichter Fahrlässigkeit haftet der Auftragnehmer nur, sofern wesentliche Vertragspflichten (Kardinalpflichten) verletzt werden. In diesem Fall ist die Haftung jedoch auf den vorhersehbaren, vertragstypischen Schaden begrenzt.</w:t>
        </w:r>
      </w:ins>
    </w:p>
    <w:p w14:paraId="15854B5B" w14:textId="2C8C7F30" w:rsidR="005F32E4" w:rsidRDefault="005F32E4" w:rsidP="004E13C0">
      <w:pPr>
        <w:pStyle w:val="Heading2"/>
        <w:rPr>
          <w:ins w:id="80" w:author="Compared using ConvertAPI" w:date="2026-01-16T12:53:00Z" w16du:dateUtc="2026-01-16T12:53:00Z"/>
        </w:rPr>
      </w:pPr>
      <w:ins w:id="81" w:author="Compared using ConvertAPI" w:date="2026-01-16T12:53:00Z" w16du:dateUtc="2026-01-16T12:53:00Z">
        <w:r>
          <w:t>Der Auftragnehmer verpflichtet sich, eine angemessene Haftpflichtversicherung zu unterhalten, deren Deckungssumme ausreicht, um etwaige Schadensersatzansprüche der Ernie-GmbH abzudecken. Auf Anfrage der Ernie-GmbH hat der Auftragnehmer einen Nachweis über den Bestand und Umfang der Versicherung zu erbringen.</w:t>
        </w:r>
      </w:ins>
    </w:p>
    <w:p w14:paraId="1E32E951" w14:textId="63D98AC4" w:rsidR="005F32E4" w:rsidRDefault="005F32E4" w:rsidP="004E13C0">
      <w:pPr>
        <w:pStyle w:val="Heading2"/>
        <w:rPr>
          <w:ins w:id="82" w:author="Compared using ConvertAPI" w:date="2026-01-16T12:53:00Z" w16du:dateUtc="2026-01-16T12:53:00Z"/>
        </w:rPr>
      </w:pPr>
      <w:ins w:id="83" w:author="Compared using ConvertAPI" w:date="2026-01-16T12:53:00Z" w16du:dateUtc="2026-01-16T12:53:00Z">
        <w:r>
          <w:t>Die vorstehenden Haftungsbeschränkungen gelten nicht, soweit der Auftragnehmer einen Mangel arglistig verschwiegen oder eine Garantie für die Beschaffenheit des SaaS-Produkts übernommen hat.</w:t>
        </w:r>
      </w:ins>
    </w:p>
    <w:p w14:paraId="47EE27F5" w14:textId="663DBB57" w:rsidR="005F32E4" w:rsidRDefault="005F32E4" w:rsidP="004E13C0">
      <w:pPr>
        <w:pStyle w:val="Heading2"/>
        <w:rPr>
          <w:ins w:id="84" w:author="Compared using ConvertAPI" w:date="2026-01-16T12:53:00Z" w16du:dateUtc="2026-01-16T12:53:00Z"/>
        </w:rPr>
      </w:pPr>
      <w:ins w:id="85" w:author="Compared using ConvertAPI" w:date="2026-01-16T12:53:00Z" w16du:dateUtc="2026-01-16T12:53:00Z">
        <w:r>
          <w:t>Ansprüche der Ernie-GmbH wegen Mängeln verjähren in [Anzahl] Jahren ab dem Zeitpunkt der Bereitstellung des SaaS-Produkts.</w:t>
        </w:r>
      </w:ins>
    </w:p>
    <w:p w14:paraId="336E8A65" w14:textId="3E1E6670" w:rsidR="003F0BAA" w:rsidRDefault="005F32E4" w:rsidP="004E13C0">
      <w:pPr>
        <w:pStyle w:val="Heading2"/>
        <w:rPr>
          <w:ins w:id="86" w:author="Compared using ConvertAPI" w:date="2026-01-16T12:53:00Z" w16du:dateUtc="2026-01-16T12:53:00Z"/>
        </w:rPr>
      </w:pPr>
      <w:ins w:id="87" w:author="Compared using ConvertAPI" w:date="2026-01-16T12:53:00Z" w16du:dateUtc="2026-01-16T12:53:00Z">
        <w:r>
          <w:t>Jegliche Haftung für indirekte Schäden, einschließlich entgangener Gewinn oder Folgeschäden, ist ausgeschlossen, es sei denn, diese Schäden wurden durch Vorsatz oder grobe Fahrlässigkeit des Auftragnehmers verursacht.</w:t>
        </w:r>
      </w:ins>
    </w:p>
    <w:p w14:paraId="32C0135E" w14:textId="02B86573" w:rsidR="003F0BAA" w:rsidRDefault="003F0BAA" w:rsidP="005F32E4">
      <w:pPr>
        <w:pStyle w:val="Heading1"/>
        <w:rPr>
          <w:ins w:id="88" w:author="Compared using ConvertAPI" w:date="2026-01-16T12:53:00Z" w16du:dateUtc="2026-01-16T12:53:00Z"/>
        </w:rPr>
      </w:pPr>
      <w:ins w:id="89" w:author="Compared using ConvertAPI" w:date="2026-01-16T12:53:00Z" w16du:dateUtc="2026-01-16T12:53:00Z">
        <w:r>
          <w:t>Support und Wartung</w:t>
        </w:r>
      </w:ins>
    </w:p>
    <w:p w14:paraId="71031814" w14:textId="593A5EA8" w:rsidR="004E13C0" w:rsidRDefault="004E13C0" w:rsidP="004E13C0">
      <w:pPr>
        <w:pStyle w:val="Heading2"/>
        <w:rPr>
          <w:ins w:id="90" w:author="Compared using ConvertAPI" w:date="2026-01-16T12:53:00Z" w16du:dateUtc="2026-01-16T12:53:00Z"/>
        </w:rPr>
      </w:pPr>
      <w:ins w:id="91" w:author="Compared using ConvertAPI" w:date="2026-01-16T12:53:00Z" w16du:dateUtc="2026-01-16T12:53:00Z">
        <w:r>
          <w:t>Der Auftragnehmer, Bert-AG, verpflichtet sich, der Ernie-GmbH während der gesamten Vertragslaufzeit einen umfassenden Support und regelmäßige Wartungsdienste für das SaaS-Produkt bereitzustellen.</w:t>
        </w:r>
      </w:ins>
    </w:p>
    <w:p w14:paraId="3C2ABCA1" w14:textId="7BD578DB" w:rsidR="004E13C0" w:rsidRDefault="004E13C0" w:rsidP="004E13C0">
      <w:pPr>
        <w:pStyle w:val="Heading2"/>
        <w:rPr>
          <w:ins w:id="92" w:author="Compared using ConvertAPI" w:date="2026-01-16T12:53:00Z" w16du:dateUtc="2026-01-16T12:53:00Z"/>
        </w:rPr>
      </w:pPr>
      <w:ins w:id="93" w:author="Compared using ConvertAPI" w:date="2026-01-16T12:53:00Z" w16du:dateUtc="2026-01-16T12:53:00Z">
        <w:r>
          <w:t>Der Support umfasst die Beantwortung von Anfragen, die Lösung von Problemen und technischen Schwierigkeiten sowie Hilfestellung bei der Nutzung des SaaS-Produkts. Der Auftragnehmer garantiert eine Reaktionszeit von maximal [Anzahl] Stunden auf alle Supportanfragen während der üblichen Geschäftszeiten.</w:t>
        </w:r>
      </w:ins>
    </w:p>
    <w:p w14:paraId="01238B88" w14:textId="5D36E28A" w:rsidR="004E13C0" w:rsidRDefault="004E13C0" w:rsidP="004E13C0">
      <w:pPr>
        <w:pStyle w:val="Heading2"/>
        <w:rPr>
          <w:ins w:id="94" w:author="Compared using ConvertAPI" w:date="2026-01-16T12:53:00Z" w16du:dateUtc="2026-01-16T12:53:00Z"/>
        </w:rPr>
      </w:pPr>
      <w:ins w:id="95" w:author="Compared using ConvertAPI" w:date="2026-01-16T12:53:00Z" w16du:dateUtc="2026-01-16T12:53:00Z">
        <w:r>
          <w:t>Regelmäßige Wartungsarbeiten zur Sicherstellung der Funktionsfähigkeit und Sicherheit des SaaS-Produkts werden vom Auftragnehmer geplant und durchgeführt. Der Auftragnehmer informiert die Ernie-GmbH mindestens [Anzahl] Tage im Voraus über geplante Wartungsarbeiten und bemüht sich, diese außerhalb der Hauptnutzungszeiten der Ernie-GmbH durchzuführen.</w:t>
        </w:r>
      </w:ins>
    </w:p>
    <w:p w14:paraId="350B89C9" w14:textId="0841EA39" w:rsidR="004E13C0" w:rsidRDefault="004E13C0" w:rsidP="004E13C0">
      <w:pPr>
        <w:pStyle w:val="Heading2"/>
        <w:rPr>
          <w:ins w:id="96" w:author="Compared using ConvertAPI" w:date="2026-01-16T12:53:00Z" w16du:dateUtc="2026-01-16T12:53:00Z"/>
        </w:rPr>
      </w:pPr>
      <w:ins w:id="97" w:author="Compared using ConvertAPI" w:date="2026-01-16T12:53:00Z" w16du:dateUtc="2026-01-16T12:53:00Z">
        <w:r>
          <w:t>Im Falle von unvorhergesehenen Ausfällen oder schwerwiegenden Fehlfunktionen des SaaS-Produkts verpflichtet sich der Auftragnehmer, unverzüglich Maßnahmen zur Fehlerbehebung einzuleiten und die Ernie-GmbH über den Fortschritt und die voraussichtliche Dauer der Behebung zu informieren.</w:t>
        </w:r>
      </w:ins>
    </w:p>
    <w:p w14:paraId="3C406D6C" w14:textId="195F7F11" w:rsidR="004E13C0" w:rsidRDefault="004E13C0" w:rsidP="004E13C0">
      <w:pPr>
        <w:pStyle w:val="Heading2"/>
        <w:rPr>
          <w:ins w:id="98" w:author="Compared using ConvertAPI" w:date="2026-01-16T12:53:00Z" w16du:dateUtc="2026-01-16T12:53:00Z"/>
        </w:rPr>
      </w:pPr>
      <w:ins w:id="99" w:author="Compared using ConvertAPI" w:date="2026-01-16T12:53:00Z" w16du:dateUtc="2026-01-16T12:53:00Z">
        <w:r>
          <w:t>Der Auftragnehmer garantiert, dass alle Updates und Upgrades des SaaS-Produkts kompatibel mit den bisherigen Konfigurationen und Daten der Ernie-GmbH sind. Etwaige notwendige Anpassungen werden vom Auftragnehmer ohne zusätzliche Kosten vorgenommen.</w:t>
        </w:r>
      </w:ins>
    </w:p>
    <w:p w14:paraId="743A5901" w14:textId="7F14E9DF" w:rsidR="004E13C0" w:rsidRDefault="004E13C0" w:rsidP="004E13C0">
      <w:pPr>
        <w:pStyle w:val="Heading2"/>
        <w:rPr>
          <w:ins w:id="100" w:author="Compared using ConvertAPI" w:date="2026-01-16T12:53:00Z" w16du:dateUtc="2026-01-16T12:53:00Z"/>
        </w:rPr>
      </w:pPr>
      <w:ins w:id="101" w:author="Compared using ConvertAPI" w:date="2026-01-16T12:53:00Z" w16du:dateUtc="2026-01-16T12:53:00Z">
        <w:r>
          <w:t>Die Ernie-GmbH hat das Recht, eine Reduzierung der monatlichen Gebühren zu verlangen, wenn der vereinbarte Support und die Wartungsleistungen nicht wie vereinbart erbracht werden. Bei wiederholtem Versagen des Supports oder der Wartung kann die Ernie-GmbH den Vertrag außerordentlich kündigen.</w:t>
        </w:r>
      </w:ins>
    </w:p>
    <w:p w14:paraId="0DB3CC5A" w14:textId="794B720F" w:rsidR="003F0BAA" w:rsidRDefault="004E13C0" w:rsidP="004E13C0">
      <w:pPr>
        <w:pStyle w:val="Heading2"/>
        <w:rPr>
          <w:ins w:id="102" w:author="Compared using ConvertAPI" w:date="2026-01-16T12:53:00Z" w16du:dateUtc="2026-01-16T12:53:00Z"/>
        </w:rPr>
      </w:pPr>
      <w:ins w:id="103" w:author="Compared using ConvertAPI" w:date="2026-01-16T12:53:00Z" w16du:dateUtc="2026-01-16T12:53:00Z">
        <w:r>
          <w:t>Der Auftragnehmer stellt sicher, dass während der Wartungsarbeiten alle Daten der Ernie-GmbH gesichert sind und kein Datenverlust auftritt. Im Falle eines Datenverlustes haftet der Auftragnehmer für alle daraus resultierenden direkten Schäden.</w:t>
        </w:r>
      </w:ins>
    </w:p>
    <w:p w14:paraId="45B34BF2" w14:textId="7F39D093" w:rsidR="003F0BAA" w:rsidRDefault="003F0BAA" w:rsidP="005F32E4">
      <w:pPr>
        <w:pStyle w:val="Heading1"/>
        <w:rPr>
          <w:ins w:id="104" w:author="Compared using ConvertAPI" w:date="2026-01-16T12:53:00Z" w16du:dateUtc="2026-01-16T12:53:00Z"/>
        </w:rPr>
      </w:pPr>
      <w:ins w:id="105" w:author="Compared using ConvertAPI" w:date="2026-01-16T12:53:00Z" w16du:dateUtc="2026-01-16T12:53:00Z">
        <w:r>
          <w:t>Geistiges Eigentum</w:t>
        </w:r>
      </w:ins>
    </w:p>
    <w:p w14:paraId="2B5A1233" w14:textId="77777777" w:rsidR="004E13C0" w:rsidRDefault="004E13C0" w:rsidP="004E13C0">
      <w:pPr>
        <w:pStyle w:val="Heading2"/>
        <w:rPr>
          <w:ins w:id="106" w:author="Compared using ConvertAPI" w:date="2026-01-16T12:53:00Z" w16du:dateUtc="2026-01-16T12:53:00Z"/>
        </w:rPr>
      </w:pPr>
      <w:ins w:id="107" w:author="Compared using ConvertAPI" w:date="2026-01-16T12:53:00Z" w16du:dateUtc="2026-01-16T12:53:00Z">
        <w:r>
          <w:t>Alle Rechte, Titel und Interessen am SaaS-Produkt, einschließlich Urheberrechte, Patente, Marken, Handelsgeheimnisse und andere Formen des geistigen Eigentums, verbleiben beim Auftragnehmer, Bert-AG. Der Ernie-GmbH wird eine nicht-exklusive, nicht-übertragbare und widerrufliche Lizenz zur Nutzung des SaaS-Produkts für die Dauer des Vertrags gewährt.</w:t>
        </w:r>
      </w:ins>
    </w:p>
    <w:p w14:paraId="33415EB5" w14:textId="77777777" w:rsidR="004E13C0" w:rsidRDefault="004E13C0" w:rsidP="004E13C0">
      <w:pPr>
        <w:pStyle w:val="Heading2"/>
        <w:rPr>
          <w:ins w:id="108" w:author="Compared using ConvertAPI" w:date="2026-01-16T12:53:00Z" w16du:dateUtc="2026-01-16T12:53:00Z"/>
        </w:rPr>
      </w:pPr>
      <w:ins w:id="109" w:author="Compared using ConvertAPI" w:date="2026-01-16T12:53:00Z" w16du:dateUtc="2026-01-16T12:53:00Z">
        <w:r>
          <w:t xml:space="preserve"> Die Ernie-GmbH darf das SaaS-Produkt nur im Rahmen des normalen Geschäftsbetriebs und gemäß den Bestimmungen dieses Vertrages nutzen. Jede Form der Vervielfältigung, Modifikation, Weiterverbreitung oder Erstellung von abgeleiteten Werken ohne ausdrückliche schriftliche Zustimmung des Auftragnehmers ist untersagt.</w:t>
        </w:r>
      </w:ins>
    </w:p>
    <w:p w14:paraId="22268ECC" w14:textId="19B9510C" w:rsidR="004E13C0" w:rsidRDefault="004E13C0" w:rsidP="004E13C0">
      <w:pPr>
        <w:pStyle w:val="Heading2"/>
        <w:rPr>
          <w:ins w:id="110" w:author="Compared using ConvertAPI" w:date="2026-01-16T12:53:00Z" w16du:dateUtc="2026-01-16T12:53:00Z"/>
        </w:rPr>
      </w:pPr>
      <w:ins w:id="111" w:author="Compared using ConvertAPI" w:date="2026-01-16T12:53:00Z" w16du:dateUtc="2026-01-16T12:53:00Z">
        <w:r>
          <w:t>Der Auftragnehmer garantiert, dass die Nutzung des SaaS-Produkts durch die Ernie-GmbH keine Rechte Dritter, insbesondere Urheber-, Patent- oder Markenrechte, verletzt. Im Falle von Ansprüchen Dritter aufgrund einer behaupteten Rechtsverletzung verpflichtet sich der Auftragnehmer, die Ernie-GmbH auf eigene Kosten zu verteidigen und von allen Ansprüchen, Schäden und Kosten freizustellen.</w:t>
        </w:r>
      </w:ins>
    </w:p>
    <w:p w14:paraId="20CFE8AC" w14:textId="7E5B8D11" w:rsidR="004E13C0" w:rsidRDefault="004E13C0" w:rsidP="004E13C0">
      <w:pPr>
        <w:pStyle w:val="Heading2"/>
        <w:rPr>
          <w:ins w:id="112" w:author="Compared using ConvertAPI" w:date="2026-01-16T12:53:00Z" w16du:dateUtc="2026-01-16T12:53:00Z"/>
        </w:rPr>
      </w:pPr>
      <w:ins w:id="113" w:author="Compared using ConvertAPI" w:date="2026-01-16T12:53:00Z" w16du:dateUtc="2026-01-16T12:53:00Z">
        <w:r>
          <w:t>Jegliche Daten, Inhalte oder Materialien, die von der Ernie-GmbH im Rahmen der Nutzung des SaaS-Produkts bereitgestellt oder erstellt werden, bleiben das alleinige Eigentum der Ernie-GmbH. Der Auftragnehmer erhält eine beschränkte Lizenz zur Nutzung dieser Materialien ausschließlich zum Zweck der Erbringung der unter diesem Vertrag vereinbarten Dienstleistungen.</w:t>
        </w:r>
      </w:ins>
    </w:p>
    <w:p w14:paraId="403FF9C7" w14:textId="77777777" w:rsidR="004E13C0" w:rsidRDefault="004E13C0" w:rsidP="004E13C0">
      <w:pPr>
        <w:pStyle w:val="Heading2"/>
        <w:rPr>
          <w:ins w:id="114" w:author="Compared using ConvertAPI" w:date="2026-01-16T12:53:00Z" w16du:dateUtc="2026-01-16T12:53:00Z"/>
        </w:rPr>
      </w:pPr>
      <w:ins w:id="115" w:author="Compared using ConvertAPI" w:date="2026-01-16T12:53:00Z" w16du:dateUtc="2026-01-16T12:53:00Z">
        <w:r>
          <w:t>Bei Beendigung des Vertrages verpflichtet sich der Auftragnehmer, alle von der Ernie-GmbH bereitgestellten Daten und Materialien unverzüglich zu löschen und die Löschung der Ernie-GmbH zu bestätigen, sofern nicht eine gesetzliche Aufbewahrungspflicht besteht.</w:t>
        </w:r>
      </w:ins>
    </w:p>
    <w:p w14:paraId="63A30F1E" w14:textId="35D56BEB" w:rsidR="005F32E4" w:rsidRPr="005F32E4" w:rsidRDefault="004E13C0" w:rsidP="004E13C0">
      <w:pPr>
        <w:pStyle w:val="Heading2"/>
        <w:rPr>
          <w:ins w:id="116" w:author="Compared using ConvertAPI" w:date="2026-01-16T12:53:00Z" w16du:dateUtc="2026-01-16T12:53:00Z"/>
        </w:rPr>
      </w:pPr>
      <w:ins w:id="117" w:author="Compared using ConvertAPI" w:date="2026-01-16T12:53:00Z" w16du:dateUtc="2026-01-16T12:53:00Z">
        <w:r>
          <w:t>Die Ernie-GmbH hat das Recht, im Rahmen ihrer Geschäftstätigkeit erstellte Berichte, Analysen und ähnliche Dokumente, die auf Daten und Informationen basieren, die durch die Nutzung des SaaS-Produkts generiert wurden, zu verwenden, zu vervielfältigen und zu verbreiten.</w:t>
        </w:r>
      </w:ins>
    </w:p>
    <w:p w14:paraId="54D899BF" w14:textId="127EDFDB" w:rsidR="003F0BAA" w:rsidRDefault="003F0BAA" w:rsidP="005F32E4">
      <w:pPr>
        <w:pStyle w:val="Heading1"/>
        <w:rPr>
          <w:ins w:id="118" w:author="Compared using ConvertAPI" w:date="2026-01-16T12:53:00Z" w16du:dateUtc="2026-01-16T12:53:00Z"/>
        </w:rPr>
      </w:pPr>
      <w:ins w:id="119" w:author="Compared using ConvertAPI" w:date="2026-01-16T12:53:00Z" w16du:dateUtc="2026-01-16T12:53:00Z">
        <w:r>
          <w:t>Vertraulichkeit</w:t>
        </w:r>
      </w:ins>
    </w:p>
    <w:p w14:paraId="532FA341" w14:textId="7A6B658E" w:rsidR="004E13C0" w:rsidRDefault="004E13C0" w:rsidP="004E13C0">
      <w:pPr>
        <w:pStyle w:val="Heading2"/>
        <w:rPr>
          <w:ins w:id="120" w:author="Compared using ConvertAPI" w:date="2026-01-16T12:53:00Z" w16du:dateUtc="2026-01-16T12:53:00Z"/>
        </w:rPr>
      </w:pPr>
      <w:ins w:id="121" w:author="Compared using ConvertAPI" w:date="2026-01-16T12:53:00Z" w16du:dateUtc="2026-01-16T12:53:00Z">
        <w:r>
          <w:t>Der Auftragnehmer, Bert-AG, verpflichtet sich, alle im Rahmen dieses Vertrags erhaltenen Informationen über die Ernie-GmbH, einschließlich, aber nicht beschränkt auf Geschäfts- und Betriebsgeheimnisse, technische Daten, Kundenlisten, Marketingstrategien und sonstige vertrauliche Informationen, streng vertraulich zu behandeln und nur für die Zwecke dieses Vertrags zu verwenden.</w:t>
        </w:r>
      </w:ins>
    </w:p>
    <w:p w14:paraId="64CBB1B3" w14:textId="14120D31" w:rsidR="004E13C0" w:rsidRDefault="004E13C0" w:rsidP="004E13C0">
      <w:pPr>
        <w:pStyle w:val="Heading2"/>
        <w:rPr>
          <w:ins w:id="122" w:author="Compared using ConvertAPI" w:date="2026-01-16T12:53:00Z" w16du:dateUtc="2026-01-16T12:53:00Z"/>
        </w:rPr>
      </w:pPr>
      <w:ins w:id="123" w:author="Compared using ConvertAPI" w:date="2026-01-16T12:53:00Z" w16du:dateUtc="2026-01-16T12:53:00Z">
        <w:r>
          <w:t>Diese Vertraulichkeitsverpflichtung gilt für die gesamte Dauer des Vertrages und für einen Zeitraum von [Anzahl] Jahren nach dessen Beendigung.</w:t>
        </w:r>
      </w:ins>
    </w:p>
    <w:p w14:paraId="73D6C77F" w14:textId="0F598AA6" w:rsidR="004E13C0" w:rsidRDefault="004E13C0" w:rsidP="004E13C0">
      <w:pPr>
        <w:pStyle w:val="Heading2"/>
        <w:rPr>
          <w:ins w:id="124" w:author="Compared using ConvertAPI" w:date="2026-01-16T12:53:00Z" w16du:dateUtc="2026-01-16T12:53:00Z"/>
        </w:rPr>
      </w:pPr>
      <w:ins w:id="125" w:author="Compared using ConvertAPI" w:date="2026-01-16T12:53:00Z" w16du:dateUtc="2026-01-16T12:53:00Z">
        <w:r>
          <w:t>Der Auftragnehmer darf vertrauliche Informationen nur an Mitarbeiter oder Dritte weitergeben, die diese für die Erfüllung ihrer Aufgaben im Rahmen dieses Vertrags benötigen und die zu einer entsprechenden Vertraulichkeit verpflichtet sind.</w:t>
        </w:r>
      </w:ins>
    </w:p>
    <w:p w14:paraId="3013350D" w14:textId="500C5177" w:rsidR="004E13C0" w:rsidRDefault="004E13C0" w:rsidP="004E13C0">
      <w:pPr>
        <w:pStyle w:val="Heading2"/>
        <w:rPr>
          <w:ins w:id="126" w:author="Compared using ConvertAPI" w:date="2026-01-16T12:53:00Z" w16du:dateUtc="2026-01-16T12:53:00Z"/>
        </w:rPr>
      </w:pPr>
      <w:ins w:id="127" w:author="Compared using ConvertAPI" w:date="2026-01-16T12:53:00Z" w16du:dateUtc="2026-01-16T12:53:00Z">
        <w:r>
          <w:t>Der Auftragnehmer verpflichtet sich, angemessene Sicherheitsmaßnahmen zu ergreifen, um den unbefugten Zugriff auf oder die Offenlegung von vertraulichen Informationen zu verhindern.</w:t>
        </w:r>
      </w:ins>
    </w:p>
    <w:p w14:paraId="15DB6EB5" w14:textId="00BE4148" w:rsidR="004E13C0" w:rsidRDefault="004E13C0" w:rsidP="004E13C0">
      <w:pPr>
        <w:pStyle w:val="Heading2"/>
        <w:rPr>
          <w:ins w:id="128" w:author="Compared using ConvertAPI" w:date="2026-01-16T12:53:00Z" w16du:dateUtc="2026-01-16T12:53:00Z"/>
        </w:rPr>
      </w:pPr>
      <w:ins w:id="129" w:author="Compared using ConvertAPI" w:date="2026-01-16T12:53:00Z" w16du:dateUtc="2026-01-16T12:53:00Z">
        <w:r>
          <w:t>Im Falle eines Verstoßes gegen diese Vertraulichkeitsvereinbarungen hat die Ernie-GmbH das Recht, sofortige Abhilfemaßnahmen zu verlangen und Schadensersatz für jegliche daraus resultierenden Schäden zu fordern.</w:t>
        </w:r>
      </w:ins>
    </w:p>
    <w:p w14:paraId="28634DED" w14:textId="77777777" w:rsidR="004E13C0" w:rsidRDefault="004E13C0" w:rsidP="004E13C0">
      <w:pPr>
        <w:pStyle w:val="Heading2"/>
        <w:rPr>
          <w:ins w:id="130" w:author="Compared using ConvertAPI" w:date="2026-01-16T12:53:00Z" w16du:dateUtc="2026-01-16T12:53:00Z"/>
        </w:rPr>
      </w:pPr>
      <w:ins w:id="131" w:author="Compared using ConvertAPI" w:date="2026-01-16T12:53:00Z" w16du:dateUtc="2026-01-16T12:53:00Z">
        <w:r>
          <w:t>Die Verpflichtung zur Vertraulichkeit erstreckt sich nicht auf Informationen, die (a) zum Zeitpunkt der Offenlegung bereits öffentlich bekannt waren, (b) ohne Verstoß gegen diese Vereinbarung öffentlich bekannt werden, (c) von der Ernie-GmbH schriftlich zur Offenlegung freigegeben wurden, oder (d) aufgrund gesetzlicher Anforderungen offengelegt werden müssen.</w:t>
        </w:r>
      </w:ins>
    </w:p>
    <w:p w14:paraId="76E9B2D7" w14:textId="6F33918A" w:rsidR="005F32E4" w:rsidRPr="005F32E4" w:rsidRDefault="004E13C0" w:rsidP="004E13C0">
      <w:pPr>
        <w:pStyle w:val="Heading2"/>
        <w:rPr>
          <w:ins w:id="132" w:author="Compared using ConvertAPI" w:date="2026-01-16T12:53:00Z" w16du:dateUtc="2026-01-16T12:53:00Z"/>
        </w:rPr>
      </w:pPr>
      <w:ins w:id="133" w:author="Compared using ConvertAPI" w:date="2026-01-16T12:53:00Z" w16du:dateUtc="2026-01-16T12:53:00Z">
        <w:r>
          <w:t xml:space="preserve"> Bei Beendigung oder Ablauf des Vertrages sind sämtliche vertraulichen Informationen, die im Besitz des Auftragnehmers sind, an die Ernie-GmbH zurückzugeben oder nach Anweisung der Ernie-GmbH zu vernichten</w:t>
        </w:r>
      </w:ins>
    </w:p>
    <w:p w14:paraId="52F8AC83" w14:textId="7549544C" w:rsidR="003F0BAA" w:rsidRDefault="003F0BAA" w:rsidP="005F32E4">
      <w:pPr>
        <w:pStyle w:val="Heading1"/>
        <w:rPr>
          <w:ins w:id="134" w:author="Compared using ConvertAPI" w:date="2026-01-16T12:53:00Z" w16du:dateUtc="2026-01-16T12:53:00Z"/>
        </w:rPr>
      </w:pPr>
      <w:ins w:id="135" w:author="Compared using ConvertAPI" w:date="2026-01-16T12:53:00Z" w16du:dateUtc="2026-01-16T12:53:00Z">
        <w:r>
          <w:t>Anpassung und Weiterentwicklung</w:t>
        </w:r>
      </w:ins>
    </w:p>
    <w:p w14:paraId="321E337D" w14:textId="7341691E" w:rsidR="004E13C0" w:rsidRDefault="004E13C0" w:rsidP="004E13C0">
      <w:pPr>
        <w:pStyle w:val="Heading2"/>
        <w:rPr>
          <w:ins w:id="136" w:author="Compared using ConvertAPI" w:date="2026-01-16T12:53:00Z" w16du:dateUtc="2026-01-16T12:53:00Z"/>
        </w:rPr>
      </w:pPr>
      <w:ins w:id="137" w:author="Compared using ConvertAPI" w:date="2026-01-16T12:53:00Z" w16du:dateUtc="2026-01-16T12:53:00Z">
        <w:r>
          <w:t>Der Auftragnehmer, Bert-AG, verpflichtet sich, das SaaS-Produkt kontinuierlich weiterzuentwickeln, um technologische Fortschritte und veränderte Anforderungen der Ernie-GmbH zu berücksichtigen. Dies umfasst regelmäßige Updates und Upgrades, um die Funktionalität, Sicherheit und Leistung des SaaS-Produkts auf dem neuesten Stand zu halten.</w:t>
        </w:r>
      </w:ins>
    </w:p>
    <w:p w14:paraId="57865ADF" w14:textId="28171D06" w:rsidR="004E13C0" w:rsidRDefault="004E13C0" w:rsidP="004E13C0">
      <w:pPr>
        <w:pStyle w:val="Heading2"/>
        <w:rPr>
          <w:ins w:id="138" w:author="Compared using ConvertAPI" w:date="2026-01-16T12:53:00Z" w16du:dateUtc="2026-01-16T12:53:00Z"/>
        </w:rPr>
      </w:pPr>
      <w:ins w:id="139" w:author="Compared using ConvertAPI" w:date="2026-01-16T12:53:00Z" w16du:dateUtc="2026-01-16T12:53:00Z">
        <w:r>
          <w:t>Die Ernie-GmbH hat das Recht, spezifische Anpassungen des SaaS-Produkts zu verlangen, um ihre individuellen Geschäftsbedürfnisse besser zu erfüllen. Solche Anpassungen werden in einem separaten Anforderungsdokument festgehalten und als Teil dieses Vertrags betrachtet.</w:t>
        </w:r>
      </w:ins>
    </w:p>
    <w:p w14:paraId="679B5F85" w14:textId="147D2E9E" w:rsidR="004E13C0" w:rsidRDefault="004E13C0" w:rsidP="004E13C0">
      <w:pPr>
        <w:pStyle w:val="Heading2"/>
        <w:rPr>
          <w:ins w:id="140" w:author="Compared using ConvertAPI" w:date="2026-01-16T12:53:00Z" w16du:dateUtc="2026-01-16T12:53:00Z"/>
        </w:rPr>
      </w:pPr>
      <w:ins w:id="141" w:author="Compared using ConvertAPI" w:date="2026-01-16T12:53:00Z" w16du:dateUtc="2026-01-16T12:53:00Z">
        <w:r>
          <w:t>Der Auftragnehmer wird Anpassungsanfragen der Ernie-GmbH mit Priorität behandeln und sich bemühen, diese innerhalb eines angemessenen Zeitrahmens umzusetzen. Die Kosten für solche Anpassungen werden nach einem vorab vereinbarten Tarif abgerechnet, der in Anlage [Nummer] zu diesem Vertrag festgelegt ist.</w:t>
        </w:r>
      </w:ins>
    </w:p>
    <w:p w14:paraId="47B7168F" w14:textId="03002E04" w:rsidR="004E13C0" w:rsidRDefault="004E13C0" w:rsidP="004E13C0">
      <w:pPr>
        <w:pStyle w:val="Heading2"/>
        <w:rPr>
          <w:ins w:id="142" w:author="Compared using ConvertAPI" w:date="2026-01-16T12:53:00Z" w16du:dateUtc="2026-01-16T12:53:00Z"/>
        </w:rPr>
      </w:pPr>
      <w:ins w:id="143" w:author="Compared using ConvertAPI" w:date="2026-01-16T12:53:00Z" w16du:dateUtc="2026-01-16T12:53:00Z">
        <w:r>
          <w:t>Bei umfangreichen Anpassungen oder Entwicklungsarbeiten, die über den normalen Umfang der Wartung und Support hinausgehen, wird ein separater Entwicklungsvertrag geschlossen, der den Umfang, die Zeitpläne und die Kosten dieser Arbeiten detailliert beschreibt.</w:t>
        </w:r>
      </w:ins>
    </w:p>
    <w:p w14:paraId="70CB2C31" w14:textId="747A5FED" w:rsidR="004E13C0" w:rsidRDefault="004E13C0" w:rsidP="004E13C0">
      <w:pPr>
        <w:pStyle w:val="Heading2"/>
        <w:rPr>
          <w:ins w:id="144" w:author="Compared using ConvertAPI" w:date="2026-01-16T12:53:00Z" w16du:dateUtc="2026-01-16T12:53:00Z"/>
        </w:rPr>
      </w:pPr>
      <w:ins w:id="145" w:author="Compared using ConvertAPI" w:date="2026-01-16T12:53:00Z" w16du:dateUtc="2026-01-16T12:53:00Z">
        <w:r>
          <w:t>Der Auftragnehmer garantiert, dass alle Anpassungen und Weiterentwicklungen mit den bestehenden Daten und Konfigurationen der Ernie-GmbH kompatibel sind und keine Unterbrechung oder Beeinträchtigung ihres Geschäftsbetriebs verursachen.</w:t>
        </w:r>
      </w:ins>
    </w:p>
    <w:p w14:paraId="56356221" w14:textId="67F16839" w:rsidR="004E13C0" w:rsidRDefault="004E13C0" w:rsidP="004E13C0">
      <w:pPr>
        <w:pStyle w:val="Heading2"/>
        <w:rPr>
          <w:ins w:id="146" w:author="Compared using ConvertAPI" w:date="2026-01-16T12:53:00Z" w16du:dateUtc="2026-01-16T12:53:00Z"/>
        </w:rPr>
      </w:pPr>
      <w:ins w:id="147" w:author="Compared using ConvertAPI" w:date="2026-01-16T12:53:00Z" w16du:dateUtc="2026-01-16T12:53:00Z">
        <w:r>
          <w:t>Alle Rechte an den spezifischen Anpassungen und Weiterentwicklungen, die auf Anfrage der Ernie-GmbH erfolgen, werden gemeinsam von der Ernie-GmbH und dem Auftragnehmer gehalten. Die Ernie-GmbH erhält eine unbeschränkte, unentgeltliche und unwiderrufliche Lizenz zur Nutzung dieser Anpassungen.</w:t>
        </w:r>
      </w:ins>
    </w:p>
    <w:p w14:paraId="1AF68416" w14:textId="25D423B8" w:rsidR="005F32E4" w:rsidRPr="005F32E4" w:rsidRDefault="004E13C0" w:rsidP="004E13C0">
      <w:pPr>
        <w:pStyle w:val="Heading2"/>
        <w:rPr>
          <w:ins w:id="148" w:author="Compared using ConvertAPI" w:date="2026-01-16T12:53:00Z" w16du:dateUtc="2026-01-16T12:53:00Z"/>
        </w:rPr>
      </w:pPr>
      <w:ins w:id="149" w:author="Compared using ConvertAPI" w:date="2026-01-16T12:53:00Z" w16du:dateUtc="2026-01-16T12:53:00Z">
        <w:r>
          <w:t>Der Auftragnehmer verpflichtet sich, die Ernie-GmbH über geplante Weiterentwicklungen zu informieren und ihr die Möglichkeit zu geben, Feedback zu geben und Anforderungen für zukünftige Entwicklungen zu stellen.</w:t>
        </w:r>
      </w:ins>
    </w:p>
    <w:p w14:paraId="2F14ABDA" w14:textId="77777777" w:rsidR="005F32E4" w:rsidRDefault="003F0BAA" w:rsidP="00DF6122">
      <w:pPr>
        <w:pStyle w:val="Heading1"/>
        <w:keepNext/>
        <w:ind w:left="851" w:hanging="851"/>
      </w:pPr>
      <w:r>
        <w:t>Streitbeilegung</w:t>
      </w:r>
    </w:p>
    <w:p w14:paraId="56D445FB" w14:textId="72E9BD7E" w:rsidR="00DF6122" w:rsidRDefault="00DF6122" w:rsidP="00DF6122">
      <w:pPr>
        <w:pStyle w:val="Heading2"/>
      </w:pPr>
      <w:r>
        <w:t>Im Falle von Meinungsverschiedenheiten oder Streitigkeiten aus oder im Zusammenhang mit diesem Vertrag zwischen der Ernie-GmbH (Auftraggeber) und der Bert-AG (Auftragnehmer) bemühen sich beide Parteien zunächst, eine einvernehmliche Lösung im Rahmen von Verhandlungen zu finden.</w:t>
      </w:r>
    </w:p>
    <w:p w14:paraId="5C4E55D2" w14:textId="0251C624" w:rsidR="00DF6122" w:rsidRDefault="00DF6122" w:rsidP="00DF6122">
      <w:pPr>
        <w:pStyle w:val="Heading2"/>
      </w:pPr>
      <w:r>
        <w:t>Können die Parteien innerhalb von [Anzahl] Tagen nach Aufkommen der Streitigkeit keine Einigung erzielen, wird die Streitigkeit einem Mediationsverfahren unterzogen. Die Mediation findet an einem Ort statt, der für die Ernie-GmbH günstig ist, und wird von einem unabhängigen, qualifizierten Mediator durchgeführt, der von beiden Parteien einvernehmlich bestimmt wird.</w:t>
      </w:r>
    </w:p>
    <w:p w14:paraId="4809659E" w14:textId="373640A2" w:rsidR="00DF6122" w:rsidRDefault="00DF6122" w:rsidP="00DF6122">
      <w:pPr>
        <w:pStyle w:val="Heading2"/>
      </w:pPr>
      <w:r>
        <w:t>Sollte auch die Mediation innerhalb von [Anzahl] Tagen nach ihrem Beginn zu keiner Lösung führen, wird die Streitigkeit einem Schiedsverfahren gemäß den Regeln der [Name einer anerkannten Schiedsgerichtsbarkeit, z.B. ICC] unterworfen. Das Schiedsgericht besteht aus [Anzahl] Schiedsrichtern und tagt an einem Ort, der für die Ernie-GmbH günstig ist.</w:t>
      </w:r>
    </w:p>
    <w:p w14:paraId="3C2E3B27" w14:textId="16BC9FCC" w:rsidR="00DF6122" w:rsidRDefault="00DF6122" w:rsidP="00DF6122">
      <w:pPr>
        <w:pStyle w:val="Heading2"/>
      </w:pPr>
      <w:r>
        <w:t>Die Entscheidung des Schiedsgerichts ist endgültig und für beide Parteien bindend. Die Kosten des Schiedsverfahrens trägt die unterlegene Partei, es sei denn, das Schiedsgericht bestimmt ausdrücklich etwas anderes.</w:t>
      </w:r>
    </w:p>
    <w:p w14:paraId="1E6CB7E9" w14:textId="3F29238B" w:rsidR="00DF6122" w:rsidRDefault="00DF6122" w:rsidP="00DF6122">
      <w:pPr>
        <w:pStyle w:val="Heading2"/>
      </w:pPr>
      <w:r>
        <w:t>Diese Schiedsvereinbarung berührt nicht das Recht einer Partei, bei einem zuständigen Gericht eine einstweilige Verfügung oder eine andere Form vorläufigen Rechtsschutzes zu beantragen, um ihre Rechte oder ihr Eigentum zu schützen.</w:t>
      </w:r>
    </w:p>
    <w:p w14:paraId="5D90883B" w14:textId="17EEC10C" w:rsidR="00DF6122" w:rsidRPr="00DF6122" w:rsidRDefault="00DF6122" w:rsidP="00DF6122">
      <w:pPr>
        <w:pStyle w:val="Heading2"/>
      </w:pPr>
      <w:r>
        <w:t>Alle im Rahmen der Streitbeilegung erlangten Informationen, Dokumente und Daten werden von den Parteien vertraulich behandelt</w:t>
      </w:r>
    </w:p>
    <w:p w14:paraId="55A4F508" w14:textId="42BB861C" w:rsidR="005F32E4" w:rsidRDefault="005F32E4" w:rsidP="005F32E4">
      <w:pPr>
        <w:pStyle w:val="Heading1"/>
      </w:pPr>
      <w:r>
        <w:t>Schlussbestimmungen</w:t>
      </w:r>
    </w:p>
    <w:p w14:paraId="463385B8" w14:textId="32F024E9" w:rsidR="00DF6122" w:rsidRDefault="00DF6122" w:rsidP="00DF6122">
      <w:pPr>
        <w:pStyle w:val="Heading2"/>
      </w:pPr>
      <w:r>
        <w:t>Änderungen oder Ergänzungen dieses Vertrages bedürfen der Schriftform. Dies gilt auch für die Aufhebung oder Abänderung dieses Schriftformerfordernisses. Mündliche Nebenabreden bestehen nicht.</w:t>
      </w:r>
    </w:p>
    <w:p w14:paraId="5BF88EF1" w14:textId="1C4C373F" w:rsidR="00DF6122" w:rsidRDefault="00DF6122" w:rsidP="00DF6122">
      <w:pPr>
        <w:pStyle w:val="Heading2"/>
      </w:pPr>
      <w:r>
        <w:t>Sollte eine Bestimmung dieses Vertrages ganz oder teilweise unwirksam sein oder werden, so wird dadurch die Gültigkeit der übrigen Bestimmungen nicht berührt. Anstelle der unwirksamen Bestimmung tritt eine Regelung, die dem wirtschaftlichen Zweck der unwirksamen Bestimmung in rechtlich zulässiger Weise am nächsten kommt.</w:t>
      </w:r>
    </w:p>
    <w:p w14:paraId="6990A3CB" w14:textId="77777777" w:rsidR="00DF6122" w:rsidRDefault="00DF6122" w:rsidP="00DF6122">
      <w:pPr>
        <w:pStyle w:val="Heading2"/>
      </w:pPr>
    </w:p>
    <w:p w14:paraId="6CE88054" w14:textId="04C88969" w:rsidR="00DF6122" w:rsidRDefault="00DF6122" w:rsidP="00DF6122">
      <w:pPr>
        <w:pStyle w:val="Heading2"/>
      </w:pPr>
      <w:r>
        <w:t>Eine Übertragung dieses Vertrages durch den Auftragnehmer, Bert-AG, auf Dritte bedarf der vorherigen schriftlichen Zustimmung der Ernie-GmbH. Dies gilt insbesondere für die Übertragung von Rechten und Pflichten aus diesem Vertrag an Dritte.</w:t>
      </w:r>
    </w:p>
    <w:p w14:paraId="6803CB2E" w14:textId="5037B932" w:rsidR="00DF6122" w:rsidRDefault="00DF6122" w:rsidP="00DF6122">
      <w:pPr>
        <w:pStyle w:val="Heading2"/>
      </w:pPr>
      <w:r>
        <w:t>Beide Parteien verpflichten sich zur Vertraulichkeit über den Inhalt dieses Vertrages sowie über alle im Zusammenhang mit dem Vertragsverhältnis erlangten Informationen, es sei denn, die Offenlegung ist gesetzlich erforderlich oder wurde von der anderen Partei schriftlich genehmigt.</w:t>
      </w:r>
    </w:p>
    <w:p w14:paraId="4D6C6F9C" w14:textId="6FCADFC1" w:rsidR="00DF6122" w:rsidRDefault="00DF6122" w:rsidP="00DF6122">
      <w:pPr>
        <w:pStyle w:val="Heading2"/>
      </w:pPr>
      <w:r>
        <w:t>Auf diesen Vertrag findet das Recht der Bundesrepublik Deutschland Anwendung. Ausschließlicher Gerichtsstand für alle Streitigkeiten aus diesem Vertrag ist [Ort], sofern die Ernie-GmbH als Kläger auftritt.</w:t>
      </w:r>
    </w:p>
    <w:p w14:paraId="1DE0D8DD" w14:textId="41A1A6B5" w:rsidR="00DF6122" w:rsidRDefault="00DF6122" w:rsidP="00DF6122">
      <w:pPr>
        <w:pStyle w:val="Heading2"/>
      </w:pPr>
      <w:r>
        <w:t>Bestimmungen dieses Vertrages, die ihrer Natur nach auch nach Beendigung des Vertrages weitergelten sollen, wie z.B. Vertraulichkeitsvereinbarungen, Gewährleistungsansprüche und Haftungsregelungen, bleiben auch nach Vertragsende in Kraft</w:t>
      </w:r>
      <w:r w:rsidR="00473FF5">
        <w:t>.</w:t>
      </w:r>
    </w:p>
    <w:p w14:paraId="43336939" w14:textId="77777777" w:rsidR="00A35C65" w:rsidRDefault="00A35C65" w:rsidP="00A35C65">
      <w:pPr>
        <w:pStyle w:val="A1"/>
      </w:pPr>
    </w:p>
    <w:p w14:paraId="39594212" w14:textId="7F065523" w:rsidR="00A35C65" w:rsidRPr="00A35C65" w:rsidRDefault="00A35C65" w:rsidP="00A35C65">
      <w:pPr>
        <w:pStyle w:val="A1"/>
      </w:pPr>
    </w:p>
    <w:sectPr w:rsidR="00A35C65" w:rsidRPr="00A35C65" w:rsidSect="009F7417">
      <w:headerReference w:type="even" r:id="rId8"/>
      <w:headerReference w:type="default" r:id="rId9"/>
      <w:footerReference w:type="default" r:id="rId10"/>
      <w:footerReference w:type="first" r:id="rId11"/>
      <w:pgSz w:w="11906" w:h="16838" w:code="9"/>
      <w:pgMar w:top="2835" w:right="1548" w:bottom="1701" w:left="1701" w:header="1134" w:footer="516" w:gutter="0"/>
      <w:paperSrc w:first="7" w:other="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88124" w14:textId="77777777" w:rsidR="00657599" w:rsidRDefault="00657599">
      <w:r>
        <w:separator/>
      </w:r>
    </w:p>
  </w:endnote>
  <w:endnote w:type="continuationSeparator" w:id="0">
    <w:p w14:paraId="692F43DE" w14:textId="77777777" w:rsidR="00657599" w:rsidRDefault="00657599">
      <w:r>
        <w:continuationSeparator/>
      </w:r>
    </w:p>
  </w:endnote>
  <w:endnote w:type="continuationNotice" w:id="1">
    <w:p w14:paraId="6A02E8E8" w14:textId="77777777" w:rsidR="00657599" w:rsidRDefault="0065759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icrosoft JhengHei">
    <w:panose1 w:val="020B0604030504040204"/>
    <w:charset w:val="88"/>
    <w:family w:val="swiss"/>
    <w:pitch w:val="variable"/>
    <w:sig w:usb0="000002A7" w:usb1="28CF4400" w:usb2="00000016" w:usb3="00000000" w:csb0="00100009" w:csb1="00000000"/>
  </w:font>
  <w:font w:name="Shruti">
    <w:panose1 w:val="020B0502040204020203"/>
    <w:charset w:val="00"/>
    <w:family w:val="swiss"/>
    <w:pitch w:val="variable"/>
    <w:sig w:usb0="0004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AE370" w14:textId="77777777" w:rsidR="00345757" w:rsidRPr="00EB5EED" w:rsidRDefault="00345757" w:rsidP="00D24F03">
    <w:pPr>
      <w:pStyle w:val="NoerrFusszeile"/>
    </w:pPr>
    <w:bookmarkStart w:id="150" w:name="Seite2"/>
    <w:r>
      <w:t>Seite</w:t>
    </w:r>
    <w:bookmarkEnd w:id="150"/>
    <w:r>
      <w:t xml:space="preserve"> </w:t>
    </w:r>
    <w:r w:rsidRPr="00587459">
      <w:rPr>
        <w:rStyle w:val="PageNumber"/>
        <w:szCs w:val="24"/>
      </w:rPr>
      <w:fldChar w:fldCharType="begin"/>
    </w:r>
    <w:r w:rsidRPr="00587459">
      <w:rPr>
        <w:rStyle w:val="PageNumber"/>
        <w:szCs w:val="24"/>
      </w:rPr>
      <w:instrText xml:space="preserve"> PAGE </w:instrText>
    </w:r>
    <w:r w:rsidRPr="00587459">
      <w:rPr>
        <w:rStyle w:val="PageNumber"/>
        <w:szCs w:val="24"/>
      </w:rPr>
      <w:fldChar w:fldCharType="separate"/>
    </w:r>
    <w:r w:rsidR="00AE3E43">
      <w:rPr>
        <w:rStyle w:val="PageNumber"/>
        <w:noProof/>
        <w:szCs w:val="24"/>
      </w:rPr>
      <w:t>2</w:t>
    </w:r>
    <w:r w:rsidRPr="00587459">
      <w:rPr>
        <w:rStyle w:val="PageNumber"/>
        <w:szCs w:val="24"/>
      </w:rPr>
      <w:fldChar w:fldCharType="end"/>
    </w:r>
    <w:r w:rsidRPr="00587459">
      <w:rPr>
        <w:rStyle w:val="PageNumber"/>
        <w:szCs w:val="24"/>
      </w:rPr>
      <w:t>/</w:t>
    </w:r>
    <w:r w:rsidRPr="00587459">
      <w:rPr>
        <w:rStyle w:val="PageNumber"/>
        <w:szCs w:val="24"/>
      </w:rPr>
      <w:fldChar w:fldCharType="begin"/>
    </w:r>
    <w:r w:rsidRPr="00587459">
      <w:rPr>
        <w:rStyle w:val="PageNumber"/>
        <w:szCs w:val="24"/>
      </w:rPr>
      <w:instrText xml:space="preserve"> NUMPAGES </w:instrText>
    </w:r>
    <w:r w:rsidRPr="00587459">
      <w:rPr>
        <w:rStyle w:val="PageNumber"/>
        <w:szCs w:val="24"/>
      </w:rPr>
      <w:fldChar w:fldCharType="separate"/>
    </w:r>
    <w:r w:rsidR="00AE3E43">
      <w:rPr>
        <w:rStyle w:val="PageNumber"/>
        <w:noProof/>
        <w:szCs w:val="24"/>
      </w:rPr>
      <w:t>2</w:t>
    </w:r>
    <w:r w:rsidRPr="00587459">
      <w:rPr>
        <w:rStyle w:val="PageNumber"/>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A4E58" w14:textId="77777777" w:rsidR="00345757" w:rsidRPr="00DC40BA" w:rsidRDefault="00345757" w:rsidP="00DC40BA">
    <w:pPr>
      <w:pStyle w:val="NoerrFusszeile"/>
    </w:pPr>
    <w:bookmarkStart w:id="151" w:name="Seite1"/>
    <w:r w:rsidRPr="00DC40BA">
      <w:t>Seite</w:t>
    </w:r>
    <w:bookmarkEnd w:id="151"/>
    <w:r w:rsidRPr="00DC40BA">
      <w:t xml:space="preserve"> </w:t>
    </w:r>
    <w:r w:rsidRPr="00DC40BA">
      <w:rPr>
        <w:rStyle w:val="PageNumber"/>
        <w:rFonts w:ascii="Arial" w:hAnsi="Arial"/>
      </w:rPr>
      <w:fldChar w:fldCharType="begin"/>
    </w:r>
    <w:r w:rsidRPr="00DC40BA">
      <w:rPr>
        <w:rStyle w:val="PageNumber"/>
        <w:rFonts w:ascii="Arial" w:hAnsi="Arial"/>
      </w:rPr>
      <w:instrText xml:space="preserve"> PAGE </w:instrText>
    </w:r>
    <w:r w:rsidRPr="00DC40BA">
      <w:rPr>
        <w:rStyle w:val="PageNumber"/>
        <w:rFonts w:ascii="Arial" w:hAnsi="Arial"/>
      </w:rPr>
      <w:fldChar w:fldCharType="separate"/>
    </w:r>
    <w:r w:rsidR="004E3ADD" w:rsidRPr="00DC40BA">
      <w:rPr>
        <w:rStyle w:val="PageNumber"/>
        <w:rFonts w:ascii="Arial" w:hAnsi="Arial"/>
      </w:rPr>
      <w:t>1</w:t>
    </w:r>
    <w:r w:rsidRPr="00DC40BA">
      <w:rPr>
        <w:rStyle w:val="PageNumber"/>
        <w:rFonts w:ascii="Arial" w:hAnsi="Arial"/>
      </w:rPr>
      <w:fldChar w:fldCharType="end"/>
    </w:r>
    <w:r w:rsidRPr="00DC40BA">
      <w:rPr>
        <w:rStyle w:val="PageNumber"/>
        <w:rFonts w:ascii="Arial" w:hAnsi="Arial"/>
      </w:rPr>
      <w:t>/</w:t>
    </w:r>
    <w:r w:rsidRPr="00DC40BA">
      <w:rPr>
        <w:rStyle w:val="PageNumber"/>
        <w:rFonts w:ascii="Arial" w:hAnsi="Arial"/>
      </w:rPr>
      <w:fldChar w:fldCharType="begin"/>
    </w:r>
    <w:r w:rsidRPr="00DC40BA">
      <w:rPr>
        <w:rStyle w:val="PageNumber"/>
        <w:rFonts w:ascii="Arial" w:hAnsi="Arial"/>
      </w:rPr>
      <w:instrText xml:space="preserve"> NUMPAGES </w:instrText>
    </w:r>
    <w:r w:rsidRPr="00DC40BA">
      <w:rPr>
        <w:rStyle w:val="PageNumber"/>
        <w:rFonts w:ascii="Arial" w:hAnsi="Arial"/>
      </w:rPr>
      <w:fldChar w:fldCharType="separate"/>
    </w:r>
    <w:r w:rsidR="004E3ADD" w:rsidRPr="00DC40BA">
      <w:rPr>
        <w:rStyle w:val="PageNumber"/>
        <w:rFonts w:ascii="Arial" w:hAnsi="Arial"/>
      </w:rPr>
      <w:t>1</w:t>
    </w:r>
    <w:r w:rsidRPr="00DC40BA">
      <w:rPr>
        <w:rStyle w:val="PageNumber"/>
        <w:rFonts w:ascii="Arial" w:hAnsi="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31E34" w14:textId="77777777" w:rsidR="00657599" w:rsidRDefault="00657599">
      <w:r>
        <w:separator/>
      </w:r>
    </w:p>
  </w:footnote>
  <w:footnote w:type="continuationSeparator" w:id="0">
    <w:p w14:paraId="3015FEC8" w14:textId="77777777" w:rsidR="00657599" w:rsidRDefault="00657599">
      <w:r>
        <w:continuationSeparator/>
      </w:r>
    </w:p>
  </w:footnote>
  <w:footnote w:type="continuationNotice" w:id="1">
    <w:p w14:paraId="548183AC" w14:textId="77777777" w:rsidR="00657599" w:rsidRDefault="0065759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03F42" w14:textId="77777777" w:rsidR="00345757" w:rsidRDefault="00345757" w:rsidP="00B93144">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27114">
      <w:rPr>
        <w:rStyle w:val="PageNumber"/>
        <w:noProof/>
      </w:rPr>
      <w:t>1</w:t>
    </w:r>
    <w:r>
      <w:rPr>
        <w:rStyle w:val="PageNumber"/>
      </w:rPr>
      <w:fldChar w:fldCharType="end"/>
    </w:r>
  </w:p>
  <w:p w14:paraId="0AA79BF3" w14:textId="77777777" w:rsidR="00345757" w:rsidRDefault="00345757" w:rsidP="00BA57C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16773" w14:textId="77777777" w:rsidR="00657599" w:rsidRDefault="006575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1724366"/>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9"/>
    <w:multiLevelType w:val="singleLevel"/>
    <w:tmpl w:val="DBD4D326"/>
    <w:lvl w:ilvl="0">
      <w:start w:val="1"/>
      <w:numFmt w:val="bullet"/>
      <w:pStyle w:val="ListNumber3"/>
      <w:lvlText w:val=""/>
      <w:lvlJc w:val="left"/>
      <w:pPr>
        <w:tabs>
          <w:tab w:val="num" w:pos="360"/>
        </w:tabs>
        <w:ind w:left="360" w:hanging="360"/>
      </w:pPr>
      <w:rPr>
        <w:rFonts w:ascii="Symbol" w:hAnsi="Symbol" w:hint="default"/>
      </w:rPr>
    </w:lvl>
  </w:abstractNum>
  <w:abstractNum w:abstractNumId="2" w15:restartNumberingAfterBreak="0">
    <w:nsid w:val="002E123F"/>
    <w:multiLevelType w:val="multilevel"/>
    <w:tmpl w:val="7084E9B2"/>
    <w:numStyleLink w:val="NSLListe"/>
  </w:abstractNum>
  <w:abstractNum w:abstractNumId="3" w15:restartNumberingAfterBreak="0">
    <w:nsid w:val="04E0347C"/>
    <w:multiLevelType w:val="multilevel"/>
    <w:tmpl w:val="3DE4D832"/>
    <w:lvl w:ilvl="0">
      <w:start w:val="1"/>
      <w:numFmt w:val="upperLetter"/>
      <w:pStyle w:val="ListNumber"/>
      <w:lvlText w:val="%1."/>
      <w:lvlJc w:val="left"/>
      <w:pPr>
        <w:tabs>
          <w:tab w:val="num" w:pos="567"/>
        </w:tabs>
        <w:ind w:left="567" w:hanging="567"/>
      </w:pPr>
      <w:rPr>
        <w:rFonts w:hint="default"/>
      </w:rPr>
    </w:lvl>
    <w:lvl w:ilvl="1">
      <w:start w:val="1"/>
      <w:numFmt w:val="upperRoman"/>
      <w:lvlText w:val="%2."/>
      <w:lvlJc w:val="left"/>
      <w:pPr>
        <w:tabs>
          <w:tab w:val="num" w:pos="567"/>
        </w:tabs>
        <w:ind w:left="567" w:hanging="567"/>
      </w:pPr>
      <w:rPr>
        <w:rFonts w:hint="default"/>
      </w:rPr>
    </w:lvl>
    <w:lvl w:ilvl="2">
      <w:start w:val="1"/>
      <w:numFmt w:val="decimal"/>
      <w:suff w:val="nothing"/>
      <w:lvlText w:val="§ %3"/>
      <w:lvlJc w:val="center"/>
      <w:pPr>
        <w:ind w:left="0" w:firstLine="0"/>
      </w:pPr>
      <w:rPr>
        <w:rFonts w:hint="default"/>
      </w:rPr>
    </w:lvl>
    <w:lvl w:ilvl="3">
      <w:start w:val="1"/>
      <w:numFmt w:val="decimal"/>
      <w:lvlText w:val="%4."/>
      <w:lvlJc w:val="left"/>
      <w:pPr>
        <w:tabs>
          <w:tab w:val="num" w:pos="1134"/>
        </w:tabs>
        <w:ind w:left="1134" w:hanging="567"/>
      </w:pPr>
      <w:rPr>
        <w:rFonts w:hint="default"/>
      </w:rPr>
    </w:lvl>
    <w:lvl w:ilvl="4">
      <w:start w:val="1"/>
      <w:numFmt w:val="lowerLetter"/>
      <w:lvlText w:val="%5)"/>
      <w:lvlJc w:val="left"/>
      <w:pPr>
        <w:tabs>
          <w:tab w:val="num" w:pos="1134"/>
        </w:tabs>
        <w:ind w:left="1701" w:hanging="567"/>
      </w:pPr>
      <w:rPr>
        <w:rFonts w:hint="default"/>
      </w:rPr>
    </w:lvl>
    <w:lvl w:ilvl="5">
      <w:start w:val="27"/>
      <w:numFmt w:val="lowerLetter"/>
      <w:lvlText w:val="%6)"/>
      <w:lvlJc w:val="left"/>
      <w:pPr>
        <w:tabs>
          <w:tab w:val="num" w:pos="1701"/>
        </w:tabs>
        <w:ind w:left="1701" w:hanging="567"/>
      </w:pPr>
      <w:rPr>
        <w:rFonts w:hint="default"/>
      </w:rPr>
    </w:lvl>
    <w:lvl w:ilvl="6">
      <w:start w:val="1"/>
      <w:numFmt w:val="decimal"/>
      <w:lvlText w:val="(%7)"/>
      <w:lvlJc w:val="left"/>
      <w:pPr>
        <w:tabs>
          <w:tab w:val="num" w:pos="2268"/>
        </w:tabs>
        <w:ind w:left="2268" w:hanging="567"/>
      </w:pPr>
      <w:rPr>
        <w:rFonts w:hint="default"/>
      </w:rPr>
    </w:lvl>
    <w:lvl w:ilvl="7">
      <w:start w:val="1"/>
      <w:numFmt w:val="lowerLetter"/>
      <w:lvlText w:val="(%8)"/>
      <w:lvlJc w:val="left"/>
      <w:pPr>
        <w:tabs>
          <w:tab w:val="num" w:pos="2268"/>
        </w:tabs>
        <w:ind w:left="2268" w:hanging="567"/>
      </w:pPr>
      <w:rPr>
        <w:rFonts w:hint="default"/>
      </w:rPr>
    </w:lvl>
    <w:lvl w:ilvl="8">
      <w:start w:val="1"/>
      <w:numFmt w:val="lowerLetter"/>
      <w:lvlText w:val="(%9)"/>
      <w:lvlJc w:val="left"/>
      <w:pPr>
        <w:tabs>
          <w:tab w:val="num" w:pos="2268"/>
        </w:tabs>
        <w:ind w:left="2268" w:hanging="567"/>
      </w:pPr>
      <w:rPr>
        <w:rFonts w:hint="default"/>
      </w:rPr>
    </w:lvl>
  </w:abstractNum>
  <w:abstractNum w:abstractNumId="4" w15:restartNumberingAfterBreak="0">
    <w:nsid w:val="1A0615D5"/>
    <w:multiLevelType w:val="hybridMultilevel"/>
    <w:tmpl w:val="6BFAB948"/>
    <w:lvl w:ilvl="0" w:tplc="45A2EE6C">
      <w:start w:val="1"/>
      <w:numFmt w:val="bullet"/>
      <w:lvlText w:val="–"/>
      <w:lvlJc w:val="left"/>
      <w:pPr>
        <w:tabs>
          <w:tab w:val="num" w:pos="720"/>
        </w:tabs>
        <w:ind w:left="720" w:hanging="360"/>
      </w:pPr>
      <w:rPr>
        <w:rFonts w:ascii="Calibri" w:hAnsi="Calibri" w:hint="default"/>
      </w:rPr>
    </w:lvl>
    <w:lvl w:ilvl="1" w:tplc="040E0003" w:tentative="1">
      <w:start w:val="1"/>
      <w:numFmt w:val="bullet"/>
      <w:lvlText w:val="o"/>
      <w:lvlJc w:val="left"/>
      <w:pPr>
        <w:tabs>
          <w:tab w:val="num" w:pos="1440"/>
        </w:tabs>
        <w:ind w:left="1440" w:hanging="360"/>
      </w:pPr>
      <w:rPr>
        <w:rFonts w:ascii="Courier New" w:hAnsi="Courier New" w:cs="Courier New" w:hint="default"/>
      </w:rPr>
    </w:lvl>
    <w:lvl w:ilvl="2" w:tplc="040E0005" w:tentative="1">
      <w:start w:val="1"/>
      <w:numFmt w:val="bullet"/>
      <w:lvlText w:val=""/>
      <w:lvlJc w:val="left"/>
      <w:pPr>
        <w:tabs>
          <w:tab w:val="num" w:pos="2160"/>
        </w:tabs>
        <w:ind w:left="2160" w:hanging="360"/>
      </w:pPr>
      <w:rPr>
        <w:rFonts w:ascii="Wingdings" w:hAnsi="Wingdings" w:hint="default"/>
      </w:rPr>
    </w:lvl>
    <w:lvl w:ilvl="3" w:tplc="040E0001" w:tentative="1">
      <w:start w:val="1"/>
      <w:numFmt w:val="bullet"/>
      <w:lvlText w:val=""/>
      <w:lvlJc w:val="left"/>
      <w:pPr>
        <w:tabs>
          <w:tab w:val="num" w:pos="2880"/>
        </w:tabs>
        <w:ind w:left="2880" w:hanging="360"/>
      </w:pPr>
      <w:rPr>
        <w:rFonts w:ascii="Symbol" w:hAnsi="Symbol" w:hint="default"/>
      </w:rPr>
    </w:lvl>
    <w:lvl w:ilvl="4" w:tplc="040E0003" w:tentative="1">
      <w:start w:val="1"/>
      <w:numFmt w:val="bullet"/>
      <w:lvlText w:val="o"/>
      <w:lvlJc w:val="left"/>
      <w:pPr>
        <w:tabs>
          <w:tab w:val="num" w:pos="3600"/>
        </w:tabs>
        <w:ind w:left="3600" w:hanging="360"/>
      </w:pPr>
      <w:rPr>
        <w:rFonts w:ascii="Courier New" w:hAnsi="Courier New" w:cs="Courier New" w:hint="default"/>
      </w:rPr>
    </w:lvl>
    <w:lvl w:ilvl="5" w:tplc="040E0005" w:tentative="1">
      <w:start w:val="1"/>
      <w:numFmt w:val="bullet"/>
      <w:lvlText w:val=""/>
      <w:lvlJc w:val="left"/>
      <w:pPr>
        <w:tabs>
          <w:tab w:val="num" w:pos="4320"/>
        </w:tabs>
        <w:ind w:left="4320" w:hanging="360"/>
      </w:pPr>
      <w:rPr>
        <w:rFonts w:ascii="Wingdings" w:hAnsi="Wingdings" w:hint="default"/>
      </w:rPr>
    </w:lvl>
    <w:lvl w:ilvl="6" w:tplc="040E0001" w:tentative="1">
      <w:start w:val="1"/>
      <w:numFmt w:val="bullet"/>
      <w:lvlText w:val=""/>
      <w:lvlJc w:val="left"/>
      <w:pPr>
        <w:tabs>
          <w:tab w:val="num" w:pos="5040"/>
        </w:tabs>
        <w:ind w:left="5040" w:hanging="360"/>
      </w:pPr>
      <w:rPr>
        <w:rFonts w:ascii="Symbol" w:hAnsi="Symbol" w:hint="default"/>
      </w:rPr>
    </w:lvl>
    <w:lvl w:ilvl="7" w:tplc="040E0003" w:tentative="1">
      <w:start w:val="1"/>
      <w:numFmt w:val="bullet"/>
      <w:lvlText w:val="o"/>
      <w:lvlJc w:val="left"/>
      <w:pPr>
        <w:tabs>
          <w:tab w:val="num" w:pos="5760"/>
        </w:tabs>
        <w:ind w:left="5760" w:hanging="360"/>
      </w:pPr>
      <w:rPr>
        <w:rFonts w:ascii="Courier New" w:hAnsi="Courier New" w:cs="Courier New" w:hint="default"/>
      </w:rPr>
    </w:lvl>
    <w:lvl w:ilvl="8" w:tplc="040E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C0240E5"/>
    <w:multiLevelType w:val="multilevel"/>
    <w:tmpl w:val="1AB27CA4"/>
    <w:styleLink w:val="NoerrListeAnlagen"/>
    <w:lvl w:ilvl="0">
      <w:start w:val="1"/>
      <w:numFmt w:val="decimal"/>
      <w:lvlText w:val="Anlage %1"/>
      <w:lvlJc w:val="left"/>
      <w:pPr>
        <w:ind w:left="0" w:firstLine="0"/>
      </w:pPr>
      <w:rPr>
        <w:rFonts w:hint="default"/>
      </w:rPr>
    </w:lvl>
    <w:lvl w:ilvl="1">
      <w:start w:val="1"/>
      <w:numFmt w:val="upperLetter"/>
      <w:lvlRestart w:val="0"/>
      <w:lvlText w:val="Anlage %2"/>
      <w:lvlJc w:val="left"/>
      <w:pPr>
        <w:ind w:left="0" w:firstLine="0"/>
      </w:pPr>
      <w:rPr>
        <w:rFonts w:hint="default"/>
      </w:rPr>
    </w:lvl>
    <w:lvl w:ilvl="2">
      <w:start w:val="1"/>
      <w:numFmt w:val="decimal"/>
      <w:lvlRestart w:val="0"/>
      <w:lvlText w:val="Annex %3"/>
      <w:lvlJc w:val="left"/>
      <w:pPr>
        <w:ind w:left="0" w:firstLine="0"/>
      </w:pPr>
      <w:rPr>
        <w:rFonts w:hint="default"/>
      </w:rPr>
    </w:lvl>
    <w:lvl w:ilvl="3">
      <w:start w:val="1"/>
      <w:numFmt w:val="upperLetter"/>
      <w:lvlRestart w:val="0"/>
      <w:lvlText w:val="Annex %4"/>
      <w:lvlJc w:val="left"/>
      <w:pPr>
        <w:ind w:left="0" w:firstLine="0"/>
      </w:pPr>
      <w:rPr>
        <w:rFonts w:hint="default"/>
      </w:rPr>
    </w:lvl>
    <w:lvl w:ilvl="4">
      <w:start w:val="1"/>
      <w:numFmt w:val="none"/>
      <w:lvlRestart w:val="0"/>
      <w:lvlText w:val=""/>
      <w:lvlJc w:val="left"/>
      <w:pPr>
        <w:ind w:left="0" w:firstLine="0"/>
      </w:pPr>
      <w:rPr>
        <w:rFonts w:hint="default"/>
      </w:rPr>
    </w:lvl>
    <w:lvl w:ilvl="5">
      <w:start w:val="1"/>
      <w:numFmt w:val="none"/>
      <w:lvlRestart w:val="0"/>
      <w:lvlText w:val=""/>
      <w:lvlJc w:val="left"/>
      <w:pPr>
        <w:ind w:left="0" w:firstLine="0"/>
      </w:pPr>
      <w:rPr>
        <w:rFonts w:hint="default"/>
      </w:rPr>
    </w:lvl>
    <w:lvl w:ilvl="6">
      <w:start w:val="1"/>
      <w:numFmt w:val="none"/>
      <w:lvlRestart w:val="0"/>
      <w:lvlText w:val=""/>
      <w:lvlJc w:val="left"/>
      <w:pPr>
        <w:ind w:left="0" w:firstLine="0"/>
      </w:pPr>
      <w:rPr>
        <w:rFonts w:hint="default"/>
      </w:rPr>
    </w:lvl>
    <w:lvl w:ilvl="7">
      <w:start w:val="1"/>
      <w:numFmt w:val="none"/>
      <w:lvlRestart w:val="0"/>
      <w:lvlText w:val=""/>
      <w:lvlJc w:val="left"/>
      <w:pPr>
        <w:ind w:left="0" w:firstLine="0"/>
      </w:pPr>
      <w:rPr>
        <w:rFonts w:hint="default"/>
      </w:rPr>
    </w:lvl>
    <w:lvl w:ilvl="8">
      <w:start w:val="1"/>
      <w:numFmt w:val="none"/>
      <w:lvlRestart w:val="0"/>
      <w:lvlText w:val=""/>
      <w:lvlJc w:val="left"/>
      <w:pPr>
        <w:ind w:left="0" w:firstLine="0"/>
      </w:pPr>
      <w:rPr>
        <w:rFonts w:hint="default"/>
      </w:rPr>
    </w:lvl>
  </w:abstractNum>
  <w:abstractNum w:abstractNumId="6" w15:restartNumberingAfterBreak="0">
    <w:nsid w:val="1E501308"/>
    <w:multiLevelType w:val="multilevel"/>
    <w:tmpl w:val="7084E9B2"/>
    <w:styleLink w:val="NSLListe"/>
    <w:lvl w:ilvl="0">
      <w:start w:val="1"/>
      <w:numFmt w:val="decimal"/>
      <w:lvlRestart w:val="0"/>
      <w:pStyle w:val="ListBullet2"/>
      <w:lvlText w:val="%1."/>
      <w:lvlJc w:val="left"/>
      <w:pPr>
        <w:tabs>
          <w:tab w:val="num" w:pos="567"/>
        </w:tabs>
        <w:ind w:left="567" w:hanging="567"/>
      </w:pPr>
      <w:rPr>
        <w:rFonts w:ascii="Arial" w:hAnsi="Arial" w:hint="default"/>
        <w:b w:val="0"/>
        <w:i w:val="0"/>
        <w:sz w:val="20"/>
        <w:szCs w:val="24"/>
      </w:rPr>
    </w:lvl>
    <w:lvl w:ilvl="1">
      <w:start w:val="1"/>
      <w:numFmt w:val="decimal"/>
      <w:lvlText w:val="%1.%2"/>
      <w:lvlJc w:val="left"/>
      <w:pPr>
        <w:tabs>
          <w:tab w:val="num" w:pos="567"/>
        </w:tabs>
        <w:ind w:left="567" w:hanging="567"/>
      </w:pPr>
      <w:rPr>
        <w:rFonts w:ascii="Times New Roman" w:hAnsi="Times New Roman" w:hint="default"/>
        <w:b w:val="0"/>
        <w:i w:val="0"/>
        <w:sz w:val="24"/>
        <w:szCs w:val="24"/>
      </w:rPr>
    </w:lvl>
    <w:lvl w:ilvl="2">
      <w:start w:val="1"/>
      <w:numFmt w:val="lowerLetter"/>
      <w:lvlText w:val="(%3)"/>
      <w:lvlJc w:val="left"/>
      <w:pPr>
        <w:tabs>
          <w:tab w:val="num" w:pos="567"/>
        </w:tabs>
        <w:ind w:left="567" w:hanging="567"/>
      </w:pPr>
      <w:rPr>
        <w:rFonts w:ascii="Times New Roman" w:hAnsi="Times New Roman" w:hint="default"/>
        <w:b w:val="0"/>
        <w:i w:val="0"/>
        <w:sz w:val="24"/>
        <w:szCs w:val="24"/>
      </w:rPr>
    </w:lvl>
    <w:lvl w:ilvl="3">
      <w:start w:val="1"/>
      <w:numFmt w:val="upperLetter"/>
      <w:lvlText w:val="(%4)"/>
      <w:lvlJc w:val="left"/>
      <w:pPr>
        <w:tabs>
          <w:tab w:val="num" w:pos="567"/>
        </w:tabs>
        <w:ind w:left="567" w:hanging="567"/>
      </w:pPr>
      <w:rPr>
        <w:rFonts w:ascii="Times New Roman" w:hAnsi="Times New Roman" w:hint="default"/>
        <w:b w:val="0"/>
        <w:i w:val="0"/>
        <w:sz w:val="24"/>
        <w:szCs w:val="24"/>
      </w:rPr>
    </w:lvl>
    <w:lvl w:ilvl="4">
      <w:start w:val="1"/>
      <w:numFmt w:val="lowerRoman"/>
      <w:lvlText w:val="(%5)"/>
      <w:lvlJc w:val="left"/>
      <w:pPr>
        <w:tabs>
          <w:tab w:val="num" w:pos="567"/>
        </w:tabs>
        <w:ind w:left="567" w:hanging="567"/>
      </w:pPr>
      <w:rPr>
        <w:rFonts w:ascii="Times New Roman" w:hAnsi="Times New Roman" w:cs="Times New Roman" w:hint="default"/>
        <w:b w:val="0"/>
        <w:i w:val="0"/>
        <w:sz w:val="24"/>
        <w:szCs w:val="24"/>
      </w:rPr>
    </w:lvl>
    <w:lvl w:ilvl="5">
      <w:start w:val="1"/>
      <w:numFmt w:val="none"/>
      <w:lvlText w:val=""/>
      <w:lvlJc w:val="left"/>
      <w:pPr>
        <w:tabs>
          <w:tab w:val="num" w:pos="567"/>
        </w:tabs>
        <w:ind w:left="567" w:hanging="567"/>
      </w:pPr>
      <w:rPr>
        <w:rFonts w:ascii="Times New Roman" w:hAnsi="Times New Roman" w:cs="Times New Roman" w:hint="default"/>
        <w:b w:val="0"/>
        <w:i w:val="0"/>
        <w:sz w:val="24"/>
        <w:szCs w:val="24"/>
      </w:rPr>
    </w:lvl>
    <w:lvl w:ilvl="6">
      <w:start w:val="1"/>
      <w:numFmt w:val="none"/>
      <w:lvlText w:val=""/>
      <w:lvlJc w:val="left"/>
      <w:pPr>
        <w:tabs>
          <w:tab w:val="num" w:pos="567"/>
        </w:tabs>
        <w:ind w:left="567" w:hanging="567"/>
      </w:pPr>
      <w:rPr>
        <w:rFonts w:hint="default"/>
      </w:rPr>
    </w:lvl>
    <w:lvl w:ilvl="7">
      <w:start w:val="1"/>
      <w:numFmt w:val="none"/>
      <w:lvlText w:val=""/>
      <w:lvlJc w:val="left"/>
      <w:pPr>
        <w:tabs>
          <w:tab w:val="num" w:pos="567"/>
        </w:tabs>
        <w:ind w:left="567" w:hanging="567"/>
      </w:pPr>
      <w:rPr>
        <w:rFonts w:hint="default"/>
      </w:rPr>
    </w:lvl>
    <w:lvl w:ilvl="8">
      <w:start w:val="1"/>
      <w:numFmt w:val="none"/>
      <w:lvlText w:val=""/>
      <w:lvlJc w:val="left"/>
      <w:pPr>
        <w:tabs>
          <w:tab w:val="num" w:pos="567"/>
        </w:tabs>
        <w:ind w:left="567" w:hanging="567"/>
      </w:pPr>
      <w:rPr>
        <w:rFonts w:hint="default"/>
      </w:rPr>
    </w:lvl>
  </w:abstractNum>
  <w:abstractNum w:abstractNumId="7" w15:restartNumberingAfterBreak="0">
    <w:nsid w:val="20040376"/>
    <w:multiLevelType w:val="multilevel"/>
    <w:tmpl w:val="7026BC3C"/>
    <w:name w:val="my list"/>
    <w:lvl w:ilvl="0">
      <w:start w:val="1"/>
      <w:numFmt w:val="decimal"/>
      <w:lvlRestart w:val="0"/>
      <w:pStyle w:val="Heading1"/>
      <w:lvlText w:val="%1"/>
      <w:lvlJc w:val="left"/>
      <w:pPr>
        <w:tabs>
          <w:tab w:val="num" w:pos="850"/>
        </w:tabs>
        <w:ind w:left="850" w:hanging="850"/>
      </w:pPr>
      <w:rPr>
        <w:b/>
        <w:caps w:val="0"/>
      </w:rPr>
    </w:lvl>
    <w:lvl w:ilvl="1">
      <w:start w:val="1"/>
      <w:numFmt w:val="decimal"/>
      <w:pStyle w:val="Heading2"/>
      <w:lvlText w:val="%1.%2"/>
      <w:lvlJc w:val="left"/>
      <w:pPr>
        <w:tabs>
          <w:tab w:val="num" w:pos="850"/>
        </w:tabs>
        <w:ind w:left="850" w:hanging="850"/>
      </w:pPr>
      <w:rPr>
        <w:b w:val="0"/>
        <w:caps w:val="0"/>
      </w:rPr>
    </w:lvl>
    <w:lvl w:ilvl="2">
      <w:start w:val="1"/>
      <w:numFmt w:val="decimal"/>
      <w:pStyle w:val="Heading3"/>
      <w:lvlText w:val="%1.%2.%3"/>
      <w:lvlJc w:val="left"/>
      <w:pPr>
        <w:tabs>
          <w:tab w:val="num" w:pos="850"/>
        </w:tabs>
        <w:ind w:left="850" w:hanging="850"/>
      </w:pPr>
      <w:rPr>
        <w:b w:val="0"/>
        <w:caps w:val="0"/>
      </w:rPr>
    </w:lvl>
    <w:lvl w:ilvl="3">
      <w:start w:val="1"/>
      <w:numFmt w:val="decimal"/>
      <w:pStyle w:val="Heading4"/>
      <w:lvlText w:val="%1.%2.%3.%4"/>
      <w:lvlJc w:val="left"/>
      <w:pPr>
        <w:tabs>
          <w:tab w:val="num" w:pos="850"/>
        </w:tabs>
        <w:ind w:left="850" w:hanging="850"/>
      </w:pPr>
      <w:rPr>
        <w:b w:val="0"/>
        <w:caps w:val="0"/>
      </w:rPr>
    </w:lvl>
    <w:lvl w:ilvl="4">
      <w:start w:val="1"/>
      <w:numFmt w:val="none"/>
      <w:pStyle w:val="Heading5"/>
      <w:lvlText w:val=""/>
      <w:lvlJc w:val="left"/>
      <w:pPr>
        <w:tabs>
          <w:tab w:val="num" w:pos="850"/>
        </w:tabs>
        <w:ind w:left="850" w:hanging="850"/>
      </w:pPr>
      <w:rPr>
        <w:b w:val="0"/>
        <w:caps w:val="0"/>
      </w:rPr>
    </w:lvl>
    <w:lvl w:ilvl="5">
      <w:start w:val="1"/>
      <w:numFmt w:val="none"/>
      <w:pStyle w:val="Heading6"/>
      <w:lvlText w:val=""/>
      <w:lvlJc w:val="left"/>
      <w:pPr>
        <w:tabs>
          <w:tab w:val="num" w:pos="850"/>
        </w:tabs>
        <w:ind w:left="850" w:hanging="850"/>
      </w:pPr>
      <w:rPr>
        <w:b w:val="0"/>
        <w:caps w:val="0"/>
      </w:rPr>
    </w:lvl>
    <w:lvl w:ilvl="6">
      <w:start w:val="1"/>
      <w:numFmt w:val="none"/>
      <w:pStyle w:val="Heading7"/>
      <w:lvlText w:val=""/>
      <w:lvlJc w:val="left"/>
      <w:pPr>
        <w:tabs>
          <w:tab w:val="num" w:pos="850"/>
        </w:tabs>
        <w:ind w:left="850" w:hanging="850"/>
      </w:pPr>
      <w:rPr>
        <w:b w:val="0"/>
        <w:caps w:val="0"/>
      </w:rPr>
    </w:lvl>
    <w:lvl w:ilvl="7">
      <w:start w:val="1"/>
      <w:numFmt w:val="none"/>
      <w:pStyle w:val="Heading8"/>
      <w:lvlText w:val=""/>
      <w:lvlJc w:val="left"/>
      <w:pPr>
        <w:tabs>
          <w:tab w:val="num" w:pos="850"/>
        </w:tabs>
        <w:ind w:left="850" w:hanging="850"/>
      </w:pPr>
      <w:rPr>
        <w:b w:val="0"/>
        <w:caps w:val="0"/>
      </w:rPr>
    </w:lvl>
    <w:lvl w:ilvl="8">
      <w:start w:val="1"/>
      <w:numFmt w:val="none"/>
      <w:pStyle w:val="Heading9"/>
      <w:lvlText w:val=""/>
      <w:lvlJc w:val="left"/>
      <w:pPr>
        <w:tabs>
          <w:tab w:val="num" w:pos="850"/>
        </w:tabs>
        <w:ind w:left="850" w:hanging="850"/>
      </w:pPr>
      <w:rPr>
        <w:b w:val="0"/>
        <w:caps w:val="0"/>
      </w:rPr>
    </w:lvl>
  </w:abstractNum>
  <w:abstractNum w:abstractNumId="8" w15:restartNumberingAfterBreak="0">
    <w:nsid w:val="232A3DDF"/>
    <w:multiLevelType w:val="multilevel"/>
    <w:tmpl w:val="7084E9B2"/>
    <w:numStyleLink w:val="NSLListe"/>
  </w:abstractNum>
  <w:abstractNum w:abstractNumId="9" w15:restartNumberingAfterBreak="0">
    <w:nsid w:val="2D333248"/>
    <w:multiLevelType w:val="multilevel"/>
    <w:tmpl w:val="30080058"/>
    <w:lvl w:ilvl="0">
      <w:start w:val="1"/>
      <w:numFmt w:val="decimal"/>
      <w:pStyle w:val="Anlage1"/>
      <w:lvlText w:val="Anlage %1"/>
      <w:lvlJc w:val="left"/>
      <w:pPr>
        <w:ind w:left="0" w:firstLine="0"/>
      </w:pPr>
      <w:rPr>
        <w:rFonts w:hint="default"/>
      </w:rPr>
    </w:lvl>
    <w:lvl w:ilvl="1">
      <w:start w:val="1"/>
      <w:numFmt w:val="upperLetter"/>
      <w:lvlRestart w:val="0"/>
      <w:pStyle w:val="AnlageA"/>
      <w:lvlText w:val="Anlage %2"/>
      <w:lvlJc w:val="left"/>
      <w:pPr>
        <w:ind w:left="0" w:firstLine="0"/>
      </w:pPr>
      <w:rPr>
        <w:rFonts w:hint="default"/>
      </w:rPr>
    </w:lvl>
    <w:lvl w:ilvl="2">
      <w:start w:val="1"/>
      <w:numFmt w:val="decimal"/>
      <w:lvlRestart w:val="0"/>
      <w:pStyle w:val="Exhibit1"/>
      <w:lvlText w:val="Exhibit %3"/>
      <w:lvlJc w:val="left"/>
      <w:pPr>
        <w:ind w:left="0" w:firstLine="0"/>
      </w:pPr>
      <w:rPr>
        <w:rFonts w:hint="default"/>
      </w:rPr>
    </w:lvl>
    <w:lvl w:ilvl="3">
      <w:start w:val="1"/>
      <w:numFmt w:val="upperLetter"/>
      <w:lvlRestart w:val="0"/>
      <w:pStyle w:val="ExhibitA"/>
      <w:lvlText w:val="Exhibit %4"/>
      <w:lvlJc w:val="left"/>
      <w:pPr>
        <w:ind w:left="0" w:firstLine="0"/>
      </w:pPr>
      <w:rPr>
        <w:rFonts w:hint="default"/>
      </w:rPr>
    </w:lvl>
    <w:lvl w:ilvl="4">
      <w:start w:val="1"/>
      <w:numFmt w:val="none"/>
      <w:lvlRestart w:val="0"/>
      <w:lvlText w:val=""/>
      <w:lvlJc w:val="left"/>
      <w:pPr>
        <w:ind w:left="0" w:firstLine="0"/>
      </w:pPr>
      <w:rPr>
        <w:rFonts w:hint="default"/>
      </w:rPr>
    </w:lvl>
    <w:lvl w:ilvl="5">
      <w:start w:val="1"/>
      <w:numFmt w:val="none"/>
      <w:lvlRestart w:val="0"/>
      <w:lvlText w:val=""/>
      <w:lvlJc w:val="left"/>
      <w:pPr>
        <w:ind w:left="0" w:firstLine="0"/>
      </w:pPr>
      <w:rPr>
        <w:rFonts w:hint="default"/>
      </w:rPr>
    </w:lvl>
    <w:lvl w:ilvl="6">
      <w:start w:val="1"/>
      <w:numFmt w:val="none"/>
      <w:lvlRestart w:val="0"/>
      <w:lvlText w:val=""/>
      <w:lvlJc w:val="left"/>
      <w:pPr>
        <w:ind w:left="0" w:firstLine="0"/>
      </w:pPr>
      <w:rPr>
        <w:rFonts w:hint="default"/>
      </w:rPr>
    </w:lvl>
    <w:lvl w:ilvl="7">
      <w:start w:val="1"/>
      <w:numFmt w:val="none"/>
      <w:lvlRestart w:val="0"/>
      <w:lvlText w:val=""/>
      <w:lvlJc w:val="left"/>
      <w:pPr>
        <w:ind w:left="0" w:firstLine="0"/>
      </w:pPr>
      <w:rPr>
        <w:rFonts w:hint="default"/>
      </w:rPr>
    </w:lvl>
    <w:lvl w:ilvl="8">
      <w:start w:val="1"/>
      <w:numFmt w:val="none"/>
      <w:lvlRestart w:val="0"/>
      <w:lvlText w:val=""/>
      <w:lvlJc w:val="left"/>
      <w:pPr>
        <w:ind w:left="0" w:firstLine="0"/>
      </w:pPr>
      <w:rPr>
        <w:rFonts w:hint="default"/>
      </w:rPr>
    </w:lvl>
  </w:abstractNum>
  <w:abstractNum w:abstractNumId="10" w15:restartNumberingAfterBreak="0">
    <w:nsid w:val="2F8A77F0"/>
    <w:multiLevelType w:val="multilevel"/>
    <w:tmpl w:val="1556D058"/>
    <w:name w:val="my Splist"/>
    <w:lvl w:ilvl="0">
      <w:start w:val="1"/>
      <w:numFmt w:val="decimal"/>
      <w:lvlRestart w:val="0"/>
      <w:pStyle w:val="SecHead1"/>
      <w:lvlText w:val="%1"/>
      <w:lvlJc w:val="left"/>
      <w:pPr>
        <w:tabs>
          <w:tab w:val="num" w:pos="850"/>
        </w:tabs>
        <w:ind w:left="850" w:hanging="850"/>
      </w:pPr>
      <w:rPr>
        <w:b/>
        <w:caps w:val="0"/>
      </w:rPr>
    </w:lvl>
    <w:lvl w:ilvl="1">
      <w:start w:val="1"/>
      <w:numFmt w:val="decimal"/>
      <w:pStyle w:val="SecHead2"/>
      <w:lvlText w:val="%1.%2"/>
      <w:lvlJc w:val="left"/>
      <w:pPr>
        <w:tabs>
          <w:tab w:val="num" w:pos="850"/>
        </w:tabs>
        <w:ind w:left="850" w:hanging="850"/>
      </w:pPr>
      <w:rPr>
        <w:b w:val="0"/>
        <w:caps w:val="0"/>
      </w:rPr>
    </w:lvl>
    <w:lvl w:ilvl="2">
      <w:start w:val="1"/>
      <w:numFmt w:val="decimal"/>
      <w:pStyle w:val="SecHead3"/>
      <w:lvlText w:val="%1.%2.%3"/>
      <w:lvlJc w:val="left"/>
      <w:pPr>
        <w:tabs>
          <w:tab w:val="num" w:pos="850"/>
        </w:tabs>
        <w:ind w:left="850" w:hanging="850"/>
      </w:pPr>
      <w:rPr>
        <w:b w:val="0"/>
        <w:caps w:val="0"/>
      </w:rPr>
    </w:lvl>
    <w:lvl w:ilvl="3">
      <w:start w:val="1"/>
      <w:numFmt w:val="decimal"/>
      <w:pStyle w:val="SecHead4"/>
      <w:lvlText w:val="%1.%2.%3.%4"/>
      <w:lvlJc w:val="left"/>
      <w:pPr>
        <w:tabs>
          <w:tab w:val="num" w:pos="850"/>
        </w:tabs>
        <w:ind w:left="850" w:hanging="850"/>
      </w:pPr>
      <w:rPr>
        <w:b w:val="0"/>
        <w:caps w:val="0"/>
      </w:rPr>
    </w:lvl>
    <w:lvl w:ilvl="4">
      <w:start w:val="1"/>
      <w:numFmt w:val="none"/>
      <w:pStyle w:val="SecHead5"/>
      <w:lvlText w:val=""/>
      <w:lvlJc w:val="left"/>
      <w:pPr>
        <w:tabs>
          <w:tab w:val="num" w:pos="850"/>
        </w:tabs>
        <w:ind w:left="850" w:hanging="850"/>
      </w:pPr>
      <w:rPr>
        <w:b w:val="0"/>
        <w:caps w:val="0"/>
      </w:rPr>
    </w:lvl>
    <w:lvl w:ilvl="5">
      <w:start w:val="1"/>
      <w:numFmt w:val="none"/>
      <w:pStyle w:val="SecHead6"/>
      <w:lvlText w:val=""/>
      <w:lvlJc w:val="left"/>
      <w:pPr>
        <w:tabs>
          <w:tab w:val="num" w:pos="850"/>
        </w:tabs>
        <w:ind w:left="850" w:hanging="850"/>
      </w:pPr>
      <w:rPr>
        <w:b w:val="0"/>
        <w:caps w:val="0"/>
      </w:rPr>
    </w:lvl>
    <w:lvl w:ilvl="6">
      <w:start w:val="1"/>
      <w:numFmt w:val="none"/>
      <w:pStyle w:val="SecHead7"/>
      <w:lvlText w:val=""/>
      <w:lvlJc w:val="left"/>
      <w:pPr>
        <w:tabs>
          <w:tab w:val="num" w:pos="850"/>
        </w:tabs>
        <w:ind w:left="850" w:hanging="850"/>
      </w:pPr>
      <w:rPr>
        <w:b w:val="0"/>
        <w:caps w:val="0"/>
      </w:rPr>
    </w:lvl>
    <w:lvl w:ilvl="7">
      <w:start w:val="1"/>
      <w:numFmt w:val="none"/>
      <w:pStyle w:val="SecHead8"/>
      <w:lvlText w:val=""/>
      <w:lvlJc w:val="left"/>
      <w:pPr>
        <w:tabs>
          <w:tab w:val="num" w:pos="850"/>
        </w:tabs>
        <w:ind w:left="850" w:hanging="850"/>
      </w:pPr>
      <w:rPr>
        <w:b w:val="0"/>
        <w:caps w:val="0"/>
      </w:rPr>
    </w:lvl>
    <w:lvl w:ilvl="8">
      <w:start w:val="1"/>
      <w:numFmt w:val="none"/>
      <w:pStyle w:val="SecHead9"/>
      <w:lvlText w:val=""/>
      <w:lvlJc w:val="left"/>
      <w:pPr>
        <w:tabs>
          <w:tab w:val="num" w:pos="850"/>
        </w:tabs>
        <w:ind w:left="850" w:hanging="850"/>
      </w:pPr>
      <w:rPr>
        <w:b w:val="0"/>
        <w:caps w:val="0"/>
      </w:rPr>
    </w:lvl>
  </w:abstractNum>
  <w:abstractNum w:abstractNumId="11" w15:restartNumberingAfterBreak="0">
    <w:nsid w:val="306135F2"/>
    <w:multiLevelType w:val="singleLevel"/>
    <w:tmpl w:val="3E1071F0"/>
    <w:lvl w:ilvl="0">
      <w:start w:val="1"/>
      <w:numFmt w:val="bullet"/>
      <w:lvlText w:val="–"/>
      <w:lvlJc w:val="left"/>
      <w:pPr>
        <w:tabs>
          <w:tab w:val="num" w:pos="567"/>
        </w:tabs>
        <w:ind w:left="567" w:hanging="567"/>
      </w:pPr>
      <w:rPr>
        <w:rFonts w:ascii="Calibri" w:hAnsi="Calibri" w:hint="default"/>
      </w:rPr>
    </w:lvl>
  </w:abstractNum>
  <w:abstractNum w:abstractNumId="12" w15:restartNumberingAfterBreak="0">
    <w:nsid w:val="41076031"/>
    <w:multiLevelType w:val="multilevel"/>
    <w:tmpl w:val="9750440E"/>
    <w:lvl w:ilvl="0">
      <w:start w:val="1"/>
      <w:numFmt w:val="none"/>
      <w:lvlRestart w:val="0"/>
      <w:lvlText w:val=""/>
      <w:lvlJc w:val="left"/>
      <w:pPr>
        <w:tabs>
          <w:tab w:val="num" w:pos="567"/>
        </w:tabs>
        <w:ind w:left="567" w:hanging="567"/>
      </w:pPr>
      <w:rPr>
        <w:rFonts w:hint="default"/>
        <w:b/>
        <w:caps w:val="0"/>
      </w:rPr>
    </w:lvl>
    <w:lvl w:ilvl="1">
      <w:start w:val="1"/>
      <w:numFmt w:val="none"/>
      <w:lvlText w:val=""/>
      <w:lvlJc w:val="left"/>
      <w:pPr>
        <w:tabs>
          <w:tab w:val="num" w:pos="567"/>
        </w:tabs>
        <w:ind w:left="567" w:hanging="567"/>
      </w:pPr>
      <w:rPr>
        <w:rFonts w:hint="default"/>
        <w:b/>
        <w:caps w:val="0"/>
      </w:rPr>
    </w:lvl>
    <w:lvl w:ilvl="2">
      <w:start w:val="1"/>
      <w:numFmt w:val="none"/>
      <w:lvlText w:val=""/>
      <w:lvlJc w:val="left"/>
      <w:pPr>
        <w:tabs>
          <w:tab w:val="num" w:pos="567"/>
        </w:tabs>
        <w:ind w:left="567" w:hanging="567"/>
      </w:pPr>
      <w:rPr>
        <w:rFonts w:hint="default"/>
        <w:b/>
        <w:caps w:val="0"/>
      </w:rPr>
    </w:lvl>
    <w:lvl w:ilvl="3">
      <w:start w:val="1"/>
      <w:numFmt w:val="none"/>
      <w:lvlText w:val=""/>
      <w:lvlJc w:val="left"/>
      <w:pPr>
        <w:tabs>
          <w:tab w:val="num" w:pos="567"/>
        </w:tabs>
        <w:ind w:left="567" w:hanging="567"/>
      </w:pPr>
      <w:rPr>
        <w:rFonts w:hint="default"/>
        <w:b/>
        <w:caps w:val="0"/>
      </w:rPr>
    </w:lvl>
    <w:lvl w:ilvl="4">
      <w:start w:val="1"/>
      <w:numFmt w:val="none"/>
      <w:lvlText w:val=""/>
      <w:lvlJc w:val="left"/>
      <w:pPr>
        <w:tabs>
          <w:tab w:val="num" w:pos="567"/>
        </w:tabs>
        <w:ind w:left="567" w:hanging="567"/>
      </w:pPr>
      <w:rPr>
        <w:rFonts w:hint="default"/>
        <w:b w:val="0"/>
        <w:caps w:val="0"/>
      </w:rPr>
    </w:lvl>
    <w:lvl w:ilvl="5">
      <w:start w:val="1"/>
      <w:numFmt w:val="none"/>
      <w:lvlText w:val=""/>
      <w:lvlJc w:val="left"/>
      <w:pPr>
        <w:tabs>
          <w:tab w:val="num" w:pos="567"/>
        </w:tabs>
        <w:ind w:left="567" w:hanging="567"/>
      </w:pPr>
      <w:rPr>
        <w:rFonts w:hint="default"/>
        <w:b w:val="0"/>
        <w:caps w:val="0"/>
      </w:rPr>
    </w:lvl>
    <w:lvl w:ilvl="6">
      <w:start w:val="1"/>
      <w:numFmt w:val="none"/>
      <w:lvlText w:val=""/>
      <w:lvlJc w:val="left"/>
      <w:pPr>
        <w:tabs>
          <w:tab w:val="num" w:pos="567"/>
        </w:tabs>
        <w:ind w:left="567" w:hanging="567"/>
      </w:pPr>
      <w:rPr>
        <w:rFonts w:hint="default"/>
        <w:b w:val="0"/>
        <w:caps w:val="0"/>
      </w:rPr>
    </w:lvl>
    <w:lvl w:ilvl="7">
      <w:start w:val="1"/>
      <w:numFmt w:val="none"/>
      <w:lvlText w:val=""/>
      <w:lvlJc w:val="left"/>
      <w:pPr>
        <w:tabs>
          <w:tab w:val="num" w:pos="567"/>
        </w:tabs>
        <w:ind w:left="567" w:hanging="567"/>
      </w:pPr>
      <w:rPr>
        <w:rFonts w:hint="default"/>
        <w:b w:val="0"/>
        <w:caps w:val="0"/>
      </w:rPr>
    </w:lvl>
    <w:lvl w:ilvl="8">
      <w:start w:val="1"/>
      <w:numFmt w:val="none"/>
      <w:lvlText w:val=""/>
      <w:lvlJc w:val="left"/>
      <w:pPr>
        <w:tabs>
          <w:tab w:val="num" w:pos="567"/>
        </w:tabs>
        <w:ind w:left="567" w:hanging="567"/>
      </w:pPr>
      <w:rPr>
        <w:rFonts w:hint="default"/>
        <w:b w:val="0"/>
        <w:caps w:val="0"/>
      </w:rPr>
    </w:lvl>
  </w:abstractNum>
  <w:abstractNum w:abstractNumId="13" w15:restartNumberingAfterBreak="0">
    <w:nsid w:val="522D5C8E"/>
    <w:multiLevelType w:val="multilevel"/>
    <w:tmpl w:val="BB74C0F2"/>
    <w:styleLink w:val="NoerrListe"/>
    <w:lvl w:ilvl="0">
      <w:start w:val="1"/>
      <w:numFmt w:val="upperLetter"/>
      <w:pStyle w:val="Liste1"/>
      <w:lvlText w:val="%1."/>
      <w:lvlJc w:val="left"/>
      <w:pPr>
        <w:tabs>
          <w:tab w:val="num" w:pos="851"/>
        </w:tabs>
        <w:ind w:left="851" w:hanging="851"/>
      </w:pPr>
      <w:rPr>
        <w:rFonts w:hint="default"/>
      </w:rPr>
    </w:lvl>
    <w:lvl w:ilvl="1">
      <w:start w:val="1"/>
      <w:numFmt w:val="decimal"/>
      <w:pStyle w:val="Liste2"/>
      <w:lvlText w:val="%2."/>
      <w:lvlJc w:val="left"/>
      <w:pPr>
        <w:tabs>
          <w:tab w:val="num" w:pos="851"/>
        </w:tabs>
        <w:ind w:left="851" w:hanging="851"/>
      </w:pPr>
      <w:rPr>
        <w:rFonts w:hint="default"/>
      </w:rPr>
    </w:lvl>
    <w:lvl w:ilvl="2">
      <w:start w:val="1"/>
      <w:numFmt w:val="decimal"/>
      <w:pStyle w:val="Liste3"/>
      <w:lvlText w:val="%2.%3"/>
      <w:lvlJc w:val="left"/>
      <w:pPr>
        <w:tabs>
          <w:tab w:val="num" w:pos="851"/>
        </w:tabs>
        <w:ind w:left="851" w:hanging="851"/>
      </w:pPr>
      <w:rPr>
        <w:rFonts w:hint="default"/>
      </w:rPr>
    </w:lvl>
    <w:lvl w:ilvl="3">
      <w:start w:val="1"/>
      <w:numFmt w:val="lowerLetter"/>
      <w:pStyle w:val="Liste4"/>
      <w:lvlText w:val="(%4)"/>
      <w:lvlJc w:val="left"/>
      <w:pPr>
        <w:tabs>
          <w:tab w:val="num" w:pos="851"/>
        </w:tabs>
        <w:ind w:left="851" w:hanging="851"/>
      </w:pPr>
      <w:rPr>
        <w:rFonts w:hint="default"/>
      </w:rPr>
    </w:lvl>
    <w:lvl w:ilvl="4">
      <w:start w:val="1"/>
      <w:numFmt w:val="upperLetter"/>
      <w:pStyle w:val="Liste5"/>
      <w:lvlText w:val="(%5)"/>
      <w:lvlJc w:val="left"/>
      <w:pPr>
        <w:tabs>
          <w:tab w:val="num" w:pos="851"/>
        </w:tabs>
        <w:ind w:left="851" w:hanging="851"/>
      </w:pPr>
      <w:rPr>
        <w:rFonts w:hint="default"/>
      </w:rPr>
    </w:lvl>
    <w:lvl w:ilvl="5">
      <w:start w:val="1"/>
      <w:numFmt w:val="lowerRoman"/>
      <w:pStyle w:val="Liste6"/>
      <w:lvlText w:val="(%6)"/>
      <w:lvlJc w:val="left"/>
      <w:pPr>
        <w:tabs>
          <w:tab w:val="num" w:pos="851"/>
        </w:tabs>
        <w:ind w:left="851" w:hanging="851"/>
      </w:pPr>
      <w:rPr>
        <w:rFonts w:hint="default"/>
      </w:rPr>
    </w:lvl>
    <w:lvl w:ilvl="6">
      <w:start w:val="1"/>
      <w:numFmt w:val="lowerLetter"/>
      <w:pStyle w:val="Liste7"/>
      <w:lvlText w:val="%7)"/>
      <w:lvlJc w:val="left"/>
      <w:pPr>
        <w:tabs>
          <w:tab w:val="num" w:pos="851"/>
        </w:tabs>
        <w:ind w:left="851" w:hanging="851"/>
      </w:pPr>
      <w:rPr>
        <w:rFonts w:hint="default"/>
      </w:rPr>
    </w:lvl>
    <w:lvl w:ilvl="7">
      <w:start w:val="27"/>
      <w:numFmt w:val="lowerLetter"/>
      <w:pStyle w:val="Liste8"/>
      <w:lvlText w:val="%8)"/>
      <w:lvlJc w:val="left"/>
      <w:pPr>
        <w:tabs>
          <w:tab w:val="num" w:pos="851"/>
        </w:tabs>
        <w:ind w:left="851" w:hanging="851"/>
      </w:pPr>
      <w:rPr>
        <w:rFonts w:hint="default"/>
      </w:rPr>
    </w:lvl>
    <w:lvl w:ilvl="8">
      <w:start w:val="1"/>
      <w:numFmt w:val="russianLower"/>
      <w:pStyle w:val="Liste9"/>
      <w:lvlText w:val="(%9)"/>
      <w:lvlJc w:val="left"/>
      <w:pPr>
        <w:tabs>
          <w:tab w:val="num" w:pos="851"/>
        </w:tabs>
        <w:ind w:left="851" w:hanging="851"/>
      </w:pPr>
      <w:rPr>
        <w:rFonts w:hint="default"/>
      </w:rPr>
    </w:lvl>
  </w:abstractNum>
  <w:abstractNum w:abstractNumId="14" w15:restartNumberingAfterBreak="0">
    <w:nsid w:val="639924D4"/>
    <w:multiLevelType w:val="hybridMultilevel"/>
    <w:tmpl w:val="0D3CF4A0"/>
    <w:lvl w:ilvl="0" w:tplc="CF64AB44">
      <w:start w:val="1"/>
      <w:numFmt w:val="bullet"/>
      <w:pStyle w:val="ListBullet"/>
      <w:lvlText w:val="-"/>
      <w:lvlJc w:val="left"/>
      <w:pPr>
        <w:tabs>
          <w:tab w:val="num" w:pos="720"/>
        </w:tabs>
        <w:ind w:left="720" w:hanging="360"/>
      </w:pPr>
      <w:rPr>
        <w:rFonts w:ascii="Courier New" w:hAnsi="Courier New" w:hint="default"/>
      </w:rPr>
    </w:lvl>
    <w:lvl w:ilvl="1" w:tplc="040E0003" w:tentative="1">
      <w:start w:val="1"/>
      <w:numFmt w:val="bullet"/>
      <w:lvlText w:val="o"/>
      <w:lvlJc w:val="left"/>
      <w:pPr>
        <w:tabs>
          <w:tab w:val="num" w:pos="1440"/>
        </w:tabs>
        <w:ind w:left="1440" w:hanging="360"/>
      </w:pPr>
      <w:rPr>
        <w:rFonts w:ascii="Courier New" w:hAnsi="Courier New" w:cs="Courier New" w:hint="default"/>
      </w:rPr>
    </w:lvl>
    <w:lvl w:ilvl="2" w:tplc="040E0005" w:tentative="1">
      <w:start w:val="1"/>
      <w:numFmt w:val="bullet"/>
      <w:lvlText w:val=""/>
      <w:lvlJc w:val="left"/>
      <w:pPr>
        <w:tabs>
          <w:tab w:val="num" w:pos="2160"/>
        </w:tabs>
        <w:ind w:left="2160" w:hanging="360"/>
      </w:pPr>
      <w:rPr>
        <w:rFonts w:ascii="Wingdings" w:hAnsi="Wingdings" w:hint="default"/>
      </w:rPr>
    </w:lvl>
    <w:lvl w:ilvl="3" w:tplc="040E0001" w:tentative="1">
      <w:start w:val="1"/>
      <w:numFmt w:val="bullet"/>
      <w:lvlText w:val=""/>
      <w:lvlJc w:val="left"/>
      <w:pPr>
        <w:tabs>
          <w:tab w:val="num" w:pos="2880"/>
        </w:tabs>
        <w:ind w:left="2880" w:hanging="360"/>
      </w:pPr>
      <w:rPr>
        <w:rFonts w:ascii="Symbol" w:hAnsi="Symbol" w:hint="default"/>
      </w:rPr>
    </w:lvl>
    <w:lvl w:ilvl="4" w:tplc="040E0003" w:tentative="1">
      <w:start w:val="1"/>
      <w:numFmt w:val="bullet"/>
      <w:lvlText w:val="o"/>
      <w:lvlJc w:val="left"/>
      <w:pPr>
        <w:tabs>
          <w:tab w:val="num" w:pos="3600"/>
        </w:tabs>
        <w:ind w:left="3600" w:hanging="360"/>
      </w:pPr>
      <w:rPr>
        <w:rFonts w:ascii="Courier New" w:hAnsi="Courier New" w:cs="Courier New" w:hint="default"/>
      </w:rPr>
    </w:lvl>
    <w:lvl w:ilvl="5" w:tplc="040E0005" w:tentative="1">
      <w:start w:val="1"/>
      <w:numFmt w:val="bullet"/>
      <w:lvlText w:val=""/>
      <w:lvlJc w:val="left"/>
      <w:pPr>
        <w:tabs>
          <w:tab w:val="num" w:pos="4320"/>
        </w:tabs>
        <w:ind w:left="4320" w:hanging="360"/>
      </w:pPr>
      <w:rPr>
        <w:rFonts w:ascii="Wingdings" w:hAnsi="Wingdings" w:hint="default"/>
      </w:rPr>
    </w:lvl>
    <w:lvl w:ilvl="6" w:tplc="040E0001" w:tentative="1">
      <w:start w:val="1"/>
      <w:numFmt w:val="bullet"/>
      <w:lvlText w:val=""/>
      <w:lvlJc w:val="left"/>
      <w:pPr>
        <w:tabs>
          <w:tab w:val="num" w:pos="5040"/>
        </w:tabs>
        <w:ind w:left="5040" w:hanging="360"/>
      </w:pPr>
      <w:rPr>
        <w:rFonts w:ascii="Symbol" w:hAnsi="Symbol" w:hint="default"/>
      </w:rPr>
    </w:lvl>
    <w:lvl w:ilvl="7" w:tplc="040E0003" w:tentative="1">
      <w:start w:val="1"/>
      <w:numFmt w:val="bullet"/>
      <w:lvlText w:val="o"/>
      <w:lvlJc w:val="left"/>
      <w:pPr>
        <w:tabs>
          <w:tab w:val="num" w:pos="5760"/>
        </w:tabs>
        <w:ind w:left="5760" w:hanging="360"/>
      </w:pPr>
      <w:rPr>
        <w:rFonts w:ascii="Courier New" w:hAnsi="Courier New" w:cs="Courier New" w:hint="default"/>
      </w:rPr>
    </w:lvl>
    <w:lvl w:ilvl="8" w:tplc="040E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95F1DDC"/>
    <w:multiLevelType w:val="multilevel"/>
    <w:tmpl w:val="1F9E423C"/>
    <w:styleLink w:val="NoerrListere"/>
    <w:lvl w:ilvl="0">
      <w:start w:val="1"/>
      <w:numFmt w:val="upperLetter"/>
      <w:pStyle w:val="Listere1"/>
      <w:lvlText w:val="%1."/>
      <w:lvlJc w:val="left"/>
      <w:pPr>
        <w:tabs>
          <w:tab w:val="num" w:pos="851"/>
        </w:tabs>
        <w:ind w:left="851" w:hanging="851"/>
      </w:pPr>
      <w:rPr>
        <w:rFonts w:hint="default"/>
      </w:rPr>
    </w:lvl>
    <w:lvl w:ilvl="1">
      <w:start w:val="1"/>
      <w:numFmt w:val="decimal"/>
      <w:pStyle w:val="Listere2"/>
      <w:lvlText w:val="%2."/>
      <w:lvlJc w:val="left"/>
      <w:pPr>
        <w:tabs>
          <w:tab w:val="num" w:pos="851"/>
        </w:tabs>
        <w:ind w:left="851" w:hanging="851"/>
      </w:pPr>
      <w:rPr>
        <w:rFonts w:hint="default"/>
      </w:rPr>
    </w:lvl>
    <w:lvl w:ilvl="2">
      <w:start w:val="1"/>
      <w:numFmt w:val="decimal"/>
      <w:pStyle w:val="Listere3"/>
      <w:lvlText w:val="%2.%3"/>
      <w:lvlJc w:val="left"/>
      <w:pPr>
        <w:tabs>
          <w:tab w:val="num" w:pos="851"/>
        </w:tabs>
        <w:ind w:left="851" w:hanging="851"/>
      </w:pPr>
      <w:rPr>
        <w:rFonts w:hint="default"/>
      </w:rPr>
    </w:lvl>
    <w:lvl w:ilvl="3">
      <w:start w:val="1"/>
      <w:numFmt w:val="lowerLetter"/>
      <w:pStyle w:val="Listere4"/>
      <w:lvlText w:val="(%4)"/>
      <w:lvlJc w:val="left"/>
      <w:pPr>
        <w:tabs>
          <w:tab w:val="num" w:pos="851"/>
        </w:tabs>
        <w:ind w:left="851" w:hanging="851"/>
      </w:pPr>
      <w:rPr>
        <w:rFonts w:hint="default"/>
      </w:rPr>
    </w:lvl>
    <w:lvl w:ilvl="4">
      <w:start w:val="1"/>
      <w:numFmt w:val="upperLetter"/>
      <w:pStyle w:val="Listere5"/>
      <w:lvlText w:val="(%5)"/>
      <w:lvlJc w:val="left"/>
      <w:pPr>
        <w:tabs>
          <w:tab w:val="num" w:pos="851"/>
        </w:tabs>
        <w:ind w:left="851" w:hanging="851"/>
      </w:pPr>
      <w:rPr>
        <w:rFonts w:hint="default"/>
      </w:rPr>
    </w:lvl>
    <w:lvl w:ilvl="5">
      <w:start w:val="1"/>
      <w:numFmt w:val="lowerRoman"/>
      <w:pStyle w:val="Listere6"/>
      <w:lvlText w:val="(%6)"/>
      <w:lvlJc w:val="left"/>
      <w:pPr>
        <w:tabs>
          <w:tab w:val="num" w:pos="851"/>
        </w:tabs>
        <w:ind w:left="851" w:hanging="851"/>
      </w:pPr>
      <w:rPr>
        <w:rFonts w:hint="default"/>
      </w:rPr>
    </w:lvl>
    <w:lvl w:ilvl="6">
      <w:start w:val="1"/>
      <w:numFmt w:val="lowerLetter"/>
      <w:pStyle w:val="Listere7"/>
      <w:lvlText w:val="%7)"/>
      <w:lvlJc w:val="left"/>
      <w:pPr>
        <w:tabs>
          <w:tab w:val="num" w:pos="851"/>
        </w:tabs>
        <w:ind w:left="851" w:hanging="851"/>
      </w:pPr>
      <w:rPr>
        <w:rFonts w:hint="default"/>
      </w:rPr>
    </w:lvl>
    <w:lvl w:ilvl="7">
      <w:start w:val="27"/>
      <w:numFmt w:val="lowerLetter"/>
      <w:pStyle w:val="Listere8"/>
      <w:lvlText w:val="%8)"/>
      <w:lvlJc w:val="left"/>
      <w:pPr>
        <w:tabs>
          <w:tab w:val="num" w:pos="851"/>
        </w:tabs>
        <w:ind w:left="851" w:hanging="851"/>
      </w:pPr>
      <w:rPr>
        <w:rFonts w:hint="default"/>
      </w:rPr>
    </w:lvl>
    <w:lvl w:ilvl="8">
      <w:start w:val="1"/>
      <w:numFmt w:val="russianLower"/>
      <w:pStyle w:val="Listere9"/>
      <w:lvlText w:val="(%9)"/>
      <w:lvlJc w:val="left"/>
      <w:pPr>
        <w:tabs>
          <w:tab w:val="num" w:pos="851"/>
        </w:tabs>
        <w:ind w:left="851" w:hanging="851"/>
      </w:pPr>
      <w:rPr>
        <w:rFonts w:hint="default"/>
      </w:rPr>
    </w:lvl>
  </w:abstractNum>
  <w:abstractNum w:abstractNumId="16" w15:restartNumberingAfterBreak="0">
    <w:nsid w:val="6ADA0AD5"/>
    <w:multiLevelType w:val="multilevel"/>
    <w:tmpl w:val="79CAB450"/>
    <w:lvl w:ilvl="0">
      <w:start w:val="1"/>
      <w:numFmt w:val="decimal"/>
      <w:lvlText w:val="%1."/>
      <w:lvlJc w:val="left"/>
      <w:pPr>
        <w:tabs>
          <w:tab w:val="num" w:pos="851"/>
        </w:tabs>
        <w:ind w:left="851" w:hanging="851"/>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3240"/>
        </w:tabs>
        <w:ind w:left="1872" w:hanging="792"/>
      </w:pPr>
      <w:rPr>
        <w:rFonts w:hint="default"/>
      </w:rPr>
    </w:lvl>
    <w:lvl w:ilvl="5">
      <w:start w:val="1"/>
      <w:numFmt w:val="decimal"/>
      <w:lvlText w:val="%1.%2.%3.%4.%5.%6."/>
      <w:lvlJc w:val="left"/>
      <w:pPr>
        <w:tabs>
          <w:tab w:val="num" w:pos="3960"/>
        </w:tabs>
        <w:ind w:left="2376" w:hanging="936"/>
      </w:pPr>
      <w:rPr>
        <w:rFonts w:hint="default"/>
      </w:rPr>
    </w:lvl>
    <w:lvl w:ilvl="6">
      <w:start w:val="1"/>
      <w:numFmt w:val="decimal"/>
      <w:lvlText w:val="%1.%2.%3.%4.%5.%6.%7."/>
      <w:lvlJc w:val="left"/>
      <w:pPr>
        <w:tabs>
          <w:tab w:val="num" w:pos="4680"/>
        </w:tabs>
        <w:ind w:left="2880" w:hanging="1080"/>
      </w:pPr>
      <w:rPr>
        <w:rFonts w:hint="default"/>
      </w:rPr>
    </w:lvl>
    <w:lvl w:ilvl="7">
      <w:start w:val="1"/>
      <w:numFmt w:val="decimal"/>
      <w:lvlText w:val="%1.%2.%3.%4.%5.%6.%7.%8."/>
      <w:lvlJc w:val="left"/>
      <w:pPr>
        <w:tabs>
          <w:tab w:val="num" w:pos="5760"/>
        </w:tabs>
        <w:ind w:left="3384" w:hanging="1224"/>
      </w:pPr>
      <w:rPr>
        <w:rFonts w:hint="default"/>
      </w:rPr>
    </w:lvl>
    <w:lvl w:ilvl="8">
      <w:start w:val="1"/>
      <w:numFmt w:val="decimal"/>
      <w:lvlText w:val="%1.%2.%3.%4.%5.%6.%7.%8.%9."/>
      <w:lvlJc w:val="left"/>
      <w:pPr>
        <w:tabs>
          <w:tab w:val="num" w:pos="6480"/>
        </w:tabs>
        <w:ind w:left="3960" w:hanging="1440"/>
      </w:pPr>
      <w:rPr>
        <w:rFonts w:hint="default"/>
      </w:rPr>
    </w:lvl>
  </w:abstractNum>
  <w:abstractNum w:abstractNumId="17" w15:restartNumberingAfterBreak="0">
    <w:nsid w:val="6FCA641F"/>
    <w:multiLevelType w:val="singleLevel"/>
    <w:tmpl w:val="97145720"/>
    <w:lvl w:ilvl="0">
      <w:start w:val="1"/>
      <w:numFmt w:val="bullet"/>
      <w:lvlText w:val="–"/>
      <w:lvlJc w:val="left"/>
      <w:pPr>
        <w:tabs>
          <w:tab w:val="num" w:pos="567"/>
        </w:tabs>
        <w:ind w:left="567" w:hanging="567"/>
      </w:pPr>
      <w:rPr>
        <w:rFonts w:ascii="Calibri" w:hAnsi="Calibri" w:hint="default"/>
      </w:rPr>
    </w:lvl>
  </w:abstractNum>
  <w:abstractNum w:abstractNumId="18" w15:restartNumberingAfterBreak="0">
    <w:nsid w:val="72FA2A4B"/>
    <w:multiLevelType w:val="multilevel"/>
    <w:tmpl w:val="3BCA0376"/>
    <w:lvl w:ilvl="0">
      <w:start w:val="1"/>
      <w:numFmt w:val="decimal"/>
      <w:lvlRestart w:val="0"/>
      <w:lvlText w:val="%1."/>
      <w:lvlJc w:val="left"/>
      <w:pPr>
        <w:tabs>
          <w:tab w:val="num" w:pos="567"/>
        </w:tabs>
        <w:ind w:left="567" w:hanging="567"/>
      </w:pPr>
      <w:rPr>
        <w:rFonts w:ascii="Times New Roman" w:hAnsi="Times New Roman" w:hint="default"/>
        <w:b w:val="0"/>
        <w:i w:val="0"/>
        <w:sz w:val="24"/>
        <w:szCs w:val="24"/>
      </w:rPr>
    </w:lvl>
    <w:lvl w:ilvl="1">
      <w:start w:val="1"/>
      <w:numFmt w:val="decimal"/>
      <w:lvlText w:val="%1.%2"/>
      <w:lvlJc w:val="left"/>
      <w:pPr>
        <w:tabs>
          <w:tab w:val="num" w:pos="567"/>
        </w:tabs>
        <w:ind w:left="567" w:hanging="567"/>
      </w:pPr>
      <w:rPr>
        <w:rFonts w:ascii="Times New Roman" w:hAnsi="Times New Roman" w:hint="default"/>
        <w:b w:val="0"/>
        <w:i w:val="0"/>
        <w:sz w:val="24"/>
        <w:szCs w:val="24"/>
      </w:rPr>
    </w:lvl>
    <w:lvl w:ilvl="2">
      <w:start w:val="1"/>
      <w:numFmt w:val="lowerLetter"/>
      <w:lvlText w:val="(%3)"/>
      <w:lvlJc w:val="left"/>
      <w:pPr>
        <w:tabs>
          <w:tab w:val="num" w:pos="567"/>
        </w:tabs>
        <w:ind w:left="567" w:hanging="567"/>
      </w:pPr>
      <w:rPr>
        <w:rFonts w:ascii="Times New Roman" w:hAnsi="Times New Roman" w:hint="default"/>
        <w:b w:val="0"/>
        <w:i w:val="0"/>
        <w:sz w:val="24"/>
        <w:szCs w:val="24"/>
      </w:rPr>
    </w:lvl>
    <w:lvl w:ilvl="3">
      <w:start w:val="1"/>
      <w:numFmt w:val="upperLetter"/>
      <w:lvlText w:val="(%4)"/>
      <w:lvlJc w:val="left"/>
      <w:pPr>
        <w:tabs>
          <w:tab w:val="num" w:pos="567"/>
        </w:tabs>
        <w:ind w:left="567" w:hanging="567"/>
      </w:pPr>
      <w:rPr>
        <w:rFonts w:ascii="Times New Roman" w:hAnsi="Times New Roman" w:hint="default"/>
        <w:b w:val="0"/>
        <w:i w:val="0"/>
        <w:sz w:val="24"/>
        <w:szCs w:val="24"/>
      </w:rPr>
    </w:lvl>
    <w:lvl w:ilvl="4">
      <w:start w:val="1"/>
      <w:numFmt w:val="lowerRoman"/>
      <w:lvlText w:val="(%5)"/>
      <w:lvlJc w:val="left"/>
      <w:pPr>
        <w:tabs>
          <w:tab w:val="num" w:pos="567"/>
        </w:tabs>
        <w:ind w:left="567" w:hanging="567"/>
      </w:pPr>
      <w:rPr>
        <w:rFonts w:ascii="Times New Roman" w:hAnsi="Times New Roman" w:cs="Times New Roman" w:hint="default"/>
        <w:b w:val="0"/>
        <w:i w:val="0"/>
        <w:sz w:val="24"/>
        <w:szCs w:val="24"/>
      </w:rPr>
    </w:lvl>
    <w:lvl w:ilvl="5">
      <w:start w:val="1"/>
      <w:numFmt w:val="none"/>
      <w:lvlText w:val=""/>
      <w:lvlJc w:val="left"/>
      <w:pPr>
        <w:tabs>
          <w:tab w:val="num" w:pos="567"/>
        </w:tabs>
        <w:ind w:left="567" w:hanging="567"/>
      </w:pPr>
      <w:rPr>
        <w:rFonts w:ascii="Times New Roman" w:hAnsi="Times New Roman" w:cs="Times New Roman" w:hint="default"/>
        <w:b w:val="0"/>
        <w:i w:val="0"/>
        <w:sz w:val="24"/>
        <w:szCs w:val="24"/>
      </w:rPr>
    </w:lvl>
    <w:lvl w:ilvl="6">
      <w:start w:val="1"/>
      <w:numFmt w:val="none"/>
      <w:lvlText w:val=""/>
      <w:lvlJc w:val="left"/>
      <w:pPr>
        <w:tabs>
          <w:tab w:val="num" w:pos="567"/>
        </w:tabs>
        <w:ind w:left="567" w:hanging="567"/>
      </w:pPr>
      <w:rPr>
        <w:rFonts w:hint="default"/>
      </w:rPr>
    </w:lvl>
    <w:lvl w:ilvl="7">
      <w:start w:val="1"/>
      <w:numFmt w:val="none"/>
      <w:lvlText w:val=""/>
      <w:lvlJc w:val="left"/>
      <w:pPr>
        <w:tabs>
          <w:tab w:val="num" w:pos="567"/>
        </w:tabs>
        <w:ind w:left="567" w:hanging="567"/>
      </w:pPr>
      <w:rPr>
        <w:rFonts w:hint="default"/>
      </w:rPr>
    </w:lvl>
    <w:lvl w:ilvl="8">
      <w:start w:val="1"/>
      <w:numFmt w:val="none"/>
      <w:lvlText w:val=""/>
      <w:lvlJc w:val="left"/>
      <w:pPr>
        <w:tabs>
          <w:tab w:val="num" w:pos="567"/>
        </w:tabs>
        <w:ind w:left="567" w:hanging="567"/>
      </w:pPr>
      <w:rPr>
        <w:rFonts w:hint="default"/>
      </w:rPr>
    </w:lvl>
  </w:abstractNum>
  <w:num w:numId="1" w16cid:durableId="568539051">
    <w:abstractNumId w:val="14"/>
  </w:num>
  <w:num w:numId="2" w16cid:durableId="1283148608">
    <w:abstractNumId w:val="3"/>
  </w:num>
  <w:num w:numId="3" w16cid:durableId="599145236">
    <w:abstractNumId w:val="8"/>
    <w:lvlOverride w:ilvl="0">
      <w:lvl w:ilvl="0">
        <w:start w:val="1"/>
        <w:numFmt w:val="decimal"/>
        <w:lvlRestart w:val="0"/>
        <w:pStyle w:val="ListBullet3"/>
        <w:lvlText w:val="%1."/>
        <w:lvlJc w:val="left"/>
        <w:pPr>
          <w:tabs>
            <w:tab w:val="num" w:pos="567"/>
          </w:tabs>
          <w:ind w:left="567" w:hanging="567"/>
        </w:pPr>
        <w:rPr>
          <w:rFonts w:hint="default"/>
          <w:b/>
          <w:i w:val="0"/>
          <w:sz w:val="22"/>
          <w:szCs w:val="24"/>
        </w:rPr>
      </w:lvl>
    </w:lvlOverride>
    <w:lvlOverride w:ilvl="1">
      <w:lvl w:ilvl="1">
        <w:start w:val="1"/>
        <w:numFmt w:val="decimal"/>
        <w:lvlText w:val="%1.%2"/>
        <w:lvlJc w:val="left"/>
        <w:pPr>
          <w:tabs>
            <w:tab w:val="num" w:pos="567"/>
          </w:tabs>
          <w:ind w:left="567" w:hanging="567"/>
        </w:pPr>
        <w:rPr>
          <w:rFonts w:hint="default"/>
          <w:b w:val="0"/>
          <w:i w:val="0"/>
          <w:sz w:val="22"/>
          <w:szCs w:val="24"/>
        </w:rPr>
      </w:lvl>
    </w:lvlOverride>
    <w:lvlOverride w:ilvl="2">
      <w:lvl w:ilvl="2">
        <w:start w:val="1"/>
        <w:numFmt w:val="lowerLetter"/>
        <w:lvlText w:val="(%3)"/>
        <w:lvlJc w:val="left"/>
        <w:pPr>
          <w:tabs>
            <w:tab w:val="num" w:pos="567"/>
          </w:tabs>
          <w:ind w:left="567" w:hanging="567"/>
        </w:pPr>
        <w:rPr>
          <w:rFonts w:hint="default"/>
          <w:b w:val="0"/>
          <w:i w:val="0"/>
          <w:sz w:val="22"/>
          <w:szCs w:val="24"/>
        </w:rPr>
      </w:lvl>
    </w:lvlOverride>
    <w:lvlOverride w:ilvl="3">
      <w:lvl w:ilvl="3">
        <w:start w:val="1"/>
        <w:numFmt w:val="upperLetter"/>
        <w:lvlText w:val="(%4)"/>
        <w:lvlJc w:val="left"/>
        <w:pPr>
          <w:tabs>
            <w:tab w:val="num" w:pos="567"/>
          </w:tabs>
          <w:ind w:left="567" w:hanging="567"/>
        </w:pPr>
        <w:rPr>
          <w:rFonts w:hint="default"/>
          <w:b w:val="0"/>
          <w:i w:val="0"/>
          <w:sz w:val="22"/>
          <w:szCs w:val="24"/>
        </w:rPr>
      </w:lvl>
    </w:lvlOverride>
    <w:lvlOverride w:ilvl="4">
      <w:lvl w:ilvl="4">
        <w:start w:val="1"/>
        <w:numFmt w:val="lowerRoman"/>
        <w:lvlText w:val="(%5)"/>
        <w:lvlJc w:val="left"/>
        <w:pPr>
          <w:tabs>
            <w:tab w:val="num" w:pos="567"/>
          </w:tabs>
          <w:ind w:left="567" w:hanging="567"/>
        </w:pPr>
        <w:rPr>
          <w:rFonts w:cs="Times New Roman" w:hint="default"/>
          <w:b w:val="0"/>
          <w:i w:val="0"/>
          <w:sz w:val="22"/>
          <w:szCs w:val="24"/>
        </w:rPr>
      </w:lvl>
    </w:lvlOverride>
    <w:lvlOverride w:ilvl="5">
      <w:lvl w:ilvl="5">
        <w:start w:val="1"/>
        <w:numFmt w:val="none"/>
        <w:lvlText w:val=""/>
        <w:lvlJc w:val="left"/>
        <w:pPr>
          <w:tabs>
            <w:tab w:val="num" w:pos="567"/>
          </w:tabs>
          <w:ind w:left="567" w:hanging="567"/>
        </w:pPr>
        <w:rPr>
          <w:rFonts w:ascii="Times New Roman" w:hAnsi="Times New Roman" w:cs="Times New Roman" w:hint="default"/>
          <w:b w:val="0"/>
          <w:i w:val="0"/>
          <w:sz w:val="24"/>
          <w:szCs w:val="24"/>
        </w:rPr>
      </w:lvl>
    </w:lvlOverride>
    <w:lvlOverride w:ilvl="6">
      <w:lvl w:ilvl="6">
        <w:start w:val="1"/>
        <w:numFmt w:val="none"/>
        <w:lvlText w:val=""/>
        <w:lvlJc w:val="left"/>
        <w:pPr>
          <w:tabs>
            <w:tab w:val="num" w:pos="567"/>
          </w:tabs>
          <w:ind w:left="567" w:hanging="567"/>
        </w:pPr>
        <w:rPr>
          <w:rFonts w:hint="default"/>
        </w:rPr>
      </w:lvl>
    </w:lvlOverride>
    <w:lvlOverride w:ilvl="7">
      <w:lvl w:ilvl="7">
        <w:start w:val="1"/>
        <w:numFmt w:val="none"/>
        <w:lvlText w:val=""/>
        <w:lvlJc w:val="left"/>
        <w:pPr>
          <w:tabs>
            <w:tab w:val="num" w:pos="567"/>
          </w:tabs>
          <w:ind w:left="567" w:hanging="567"/>
        </w:pPr>
        <w:rPr>
          <w:rFonts w:hint="default"/>
        </w:rPr>
      </w:lvl>
    </w:lvlOverride>
    <w:lvlOverride w:ilvl="8">
      <w:lvl w:ilvl="8">
        <w:start w:val="1"/>
        <w:numFmt w:val="none"/>
        <w:lvlText w:val=""/>
        <w:lvlJc w:val="left"/>
        <w:pPr>
          <w:tabs>
            <w:tab w:val="num" w:pos="567"/>
          </w:tabs>
          <w:ind w:left="567" w:hanging="567"/>
        </w:pPr>
        <w:rPr>
          <w:rFonts w:hint="default"/>
        </w:rPr>
      </w:lvl>
    </w:lvlOverride>
  </w:num>
  <w:num w:numId="4" w16cid:durableId="1130364939">
    <w:abstractNumId w:val="2"/>
    <w:lvlOverride w:ilvl="0">
      <w:lvl w:ilvl="0">
        <w:start w:val="1"/>
        <w:numFmt w:val="decimal"/>
        <w:lvlRestart w:val="0"/>
        <w:pStyle w:val="ListBullet4"/>
        <w:lvlText w:val="%1."/>
        <w:lvlJc w:val="left"/>
        <w:pPr>
          <w:tabs>
            <w:tab w:val="num" w:pos="567"/>
          </w:tabs>
          <w:ind w:left="567" w:hanging="567"/>
        </w:pPr>
        <w:rPr>
          <w:rFonts w:hint="default"/>
          <w:b/>
          <w:i w:val="0"/>
          <w:sz w:val="22"/>
          <w:szCs w:val="24"/>
        </w:rPr>
      </w:lvl>
    </w:lvlOverride>
    <w:lvlOverride w:ilvl="1">
      <w:lvl w:ilvl="1">
        <w:start w:val="1"/>
        <w:numFmt w:val="decimal"/>
        <w:lvlText w:val="%1.%2"/>
        <w:lvlJc w:val="left"/>
        <w:pPr>
          <w:tabs>
            <w:tab w:val="num" w:pos="567"/>
          </w:tabs>
          <w:ind w:left="567" w:hanging="567"/>
        </w:pPr>
        <w:rPr>
          <w:rFonts w:hint="default"/>
          <w:b w:val="0"/>
          <w:i w:val="0"/>
          <w:sz w:val="22"/>
          <w:szCs w:val="24"/>
        </w:rPr>
      </w:lvl>
    </w:lvlOverride>
    <w:lvlOverride w:ilvl="2">
      <w:lvl w:ilvl="2">
        <w:start w:val="1"/>
        <w:numFmt w:val="lowerLetter"/>
        <w:lvlText w:val="(%3)"/>
        <w:lvlJc w:val="left"/>
        <w:pPr>
          <w:tabs>
            <w:tab w:val="num" w:pos="567"/>
          </w:tabs>
          <w:ind w:left="567" w:hanging="567"/>
        </w:pPr>
        <w:rPr>
          <w:rFonts w:hint="default"/>
          <w:b w:val="0"/>
          <w:i w:val="0"/>
          <w:sz w:val="22"/>
          <w:szCs w:val="24"/>
        </w:rPr>
      </w:lvl>
    </w:lvlOverride>
    <w:lvlOverride w:ilvl="3">
      <w:lvl w:ilvl="3">
        <w:start w:val="1"/>
        <w:numFmt w:val="upperLetter"/>
        <w:lvlText w:val="(%4)"/>
        <w:lvlJc w:val="left"/>
        <w:pPr>
          <w:tabs>
            <w:tab w:val="num" w:pos="567"/>
          </w:tabs>
          <w:ind w:left="567" w:hanging="567"/>
        </w:pPr>
        <w:rPr>
          <w:rFonts w:ascii="Mangal" w:hAnsi="Mangal" w:hint="default"/>
          <w:b w:val="0"/>
          <w:i w:val="0"/>
          <w:sz w:val="22"/>
          <w:szCs w:val="24"/>
        </w:rPr>
      </w:lvl>
    </w:lvlOverride>
    <w:lvlOverride w:ilvl="4">
      <w:lvl w:ilvl="4">
        <w:start w:val="1"/>
        <w:numFmt w:val="lowerRoman"/>
        <w:lvlText w:val="(%5)"/>
        <w:lvlJc w:val="left"/>
        <w:pPr>
          <w:tabs>
            <w:tab w:val="num" w:pos="567"/>
          </w:tabs>
          <w:ind w:left="567" w:hanging="567"/>
        </w:pPr>
        <w:rPr>
          <w:rFonts w:cs="Times New Roman" w:hint="default"/>
          <w:b w:val="0"/>
          <w:i w:val="0"/>
          <w:sz w:val="22"/>
          <w:szCs w:val="24"/>
        </w:rPr>
      </w:lvl>
    </w:lvlOverride>
    <w:lvlOverride w:ilvl="5">
      <w:lvl w:ilvl="5">
        <w:start w:val="1"/>
        <w:numFmt w:val="none"/>
        <w:lvlText w:val=""/>
        <w:lvlJc w:val="left"/>
        <w:pPr>
          <w:tabs>
            <w:tab w:val="num" w:pos="567"/>
          </w:tabs>
          <w:ind w:left="567" w:hanging="567"/>
        </w:pPr>
        <w:rPr>
          <w:rFonts w:ascii="Times New Roman" w:hAnsi="Times New Roman" w:cs="Times New Roman" w:hint="default"/>
          <w:b w:val="0"/>
          <w:i w:val="0"/>
          <w:sz w:val="24"/>
          <w:szCs w:val="24"/>
        </w:rPr>
      </w:lvl>
    </w:lvlOverride>
    <w:lvlOverride w:ilvl="6">
      <w:lvl w:ilvl="6">
        <w:start w:val="1"/>
        <w:numFmt w:val="none"/>
        <w:lvlText w:val=""/>
        <w:lvlJc w:val="left"/>
        <w:pPr>
          <w:tabs>
            <w:tab w:val="num" w:pos="567"/>
          </w:tabs>
          <w:ind w:left="567" w:hanging="567"/>
        </w:pPr>
        <w:rPr>
          <w:rFonts w:hint="default"/>
        </w:rPr>
      </w:lvl>
    </w:lvlOverride>
    <w:lvlOverride w:ilvl="7">
      <w:lvl w:ilvl="7">
        <w:start w:val="1"/>
        <w:numFmt w:val="none"/>
        <w:lvlText w:val=""/>
        <w:lvlJc w:val="left"/>
        <w:pPr>
          <w:tabs>
            <w:tab w:val="num" w:pos="567"/>
          </w:tabs>
          <w:ind w:left="567" w:hanging="567"/>
        </w:pPr>
        <w:rPr>
          <w:rFonts w:hint="default"/>
        </w:rPr>
      </w:lvl>
    </w:lvlOverride>
    <w:lvlOverride w:ilvl="8">
      <w:lvl w:ilvl="8">
        <w:start w:val="1"/>
        <w:numFmt w:val="none"/>
        <w:lvlText w:val=""/>
        <w:lvlJc w:val="left"/>
        <w:pPr>
          <w:tabs>
            <w:tab w:val="num" w:pos="567"/>
          </w:tabs>
          <w:ind w:left="567" w:hanging="567"/>
        </w:pPr>
        <w:rPr>
          <w:rFonts w:hint="default"/>
        </w:rPr>
      </w:lvl>
    </w:lvlOverride>
  </w:num>
  <w:num w:numId="5" w16cid:durableId="1268653742">
    <w:abstractNumId w:val="1"/>
  </w:num>
  <w:num w:numId="6" w16cid:durableId="1399866748">
    <w:abstractNumId w:val="6"/>
  </w:num>
  <w:num w:numId="7" w16cid:durableId="259223778">
    <w:abstractNumId w:val="9"/>
  </w:num>
  <w:num w:numId="8" w16cid:durableId="1791586783">
    <w:abstractNumId w:val="15"/>
  </w:num>
  <w:num w:numId="9" w16cid:durableId="591280667">
    <w:abstractNumId w:val="5"/>
  </w:num>
  <w:num w:numId="10" w16cid:durableId="821578820">
    <w:abstractNumId w:val="15"/>
  </w:num>
  <w:num w:numId="11" w16cid:durableId="562064069">
    <w:abstractNumId w:val="13"/>
  </w:num>
  <w:num w:numId="12" w16cid:durableId="604582020">
    <w:abstractNumId w:val="7"/>
  </w:num>
  <w:num w:numId="13" w16cid:durableId="601840401">
    <w:abstractNumId w:val="2"/>
  </w:num>
  <w:num w:numId="14" w16cid:durableId="1724282390">
    <w:abstractNumId w:val="18"/>
    <w:lvlOverride w:ilvl="0">
      <w:lvl w:ilvl="0">
        <w:start w:val="1"/>
        <w:numFmt w:val="decimal"/>
        <w:lvlRestart w:val="0"/>
        <w:lvlText w:val="%1."/>
        <w:lvlJc w:val="left"/>
        <w:pPr>
          <w:tabs>
            <w:tab w:val="num" w:pos="567"/>
          </w:tabs>
          <w:ind w:left="567" w:hanging="567"/>
        </w:pPr>
        <w:rPr>
          <w:rFonts w:hint="default"/>
          <w:b/>
          <w:i w:val="0"/>
          <w:sz w:val="22"/>
          <w:szCs w:val="24"/>
        </w:rPr>
      </w:lvl>
    </w:lvlOverride>
    <w:lvlOverride w:ilvl="1">
      <w:lvl w:ilvl="1">
        <w:start w:val="1"/>
        <w:numFmt w:val="decimal"/>
        <w:lvlText w:val="%1.%2"/>
        <w:lvlJc w:val="left"/>
        <w:pPr>
          <w:tabs>
            <w:tab w:val="num" w:pos="567"/>
          </w:tabs>
          <w:ind w:left="567" w:hanging="567"/>
        </w:pPr>
        <w:rPr>
          <w:rFonts w:hint="default"/>
          <w:b w:val="0"/>
          <w:i w:val="0"/>
          <w:sz w:val="22"/>
          <w:szCs w:val="24"/>
        </w:rPr>
      </w:lvl>
    </w:lvlOverride>
    <w:lvlOverride w:ilvl="2">
      <w:lvl w:ilvl="2">
        <w:start w:val="1"/>
        <w:numFmt w:val="lowerLetter"/>
        <w:lvlText w:val="(%3)"/>
        <w:lvlJc w:val="left"/>
        <w:pPr>
          <w:tabs>
            <w:tab w:val="num" w:pos="567"/>
          </w:tabs>
          <w:ind w:left="567" w:hanging="567"/>
        </w:pPr>
        <w:rPr>
          <w:rFonts w:hint="default"/>
          <w:b w:val="0"/>
          <w:i w:val="0"/>
          <w:sz w:val="22"/>
          <w:szCs w:val="24"/>
        </w:rPr>
      </w:lvl>
    </w:lvlOverride>
    <w:lvlOverride w:ilvl="3">
      <w:lvl w:ilvl="3">
        <w:start w:val="1"/>
        <w:numFmt w:val="upperLetter"/>
        <w:lvlText w:val="(%4)"/>
        <w:lvlJc w:val="left"/>
        <w:pPr>
          <w:tabs>
            <w:tab w:val="num" w:pos="567"/>
          </w:tabs>
          <w:ind w:left="567" w:hanging="567"/>
        </w:pPr>
        <w:rPr>
          <w:rFonts w:hint="default"/>
          <w:b w:val="0"/>
          <w:i w:val="0"/>
          <w:sz w:val="22"/>
          <w:szCs w:val="24"/>
        </w:rPr>
      </w:lvl>
    </w:lvlOverride>
    <w:lvlOverride w:ilvl="4">
      <w:lvl w:ilvl="4">
        <w:start w:val="1"/>
        <w:numFmt w:val="lowerRoman"/>
        <w:lvlText w:val="(%5)"/>
        <w:lvlJc w:val="left"/>
        <w:pPr>
          <w:tabs>
            <w:tab w:val="num" w:pos="567"/>
          </w:tabs>
          <w:ind w:left="567" w:hanging="567"/>
        </w:pPr>
        <w:rPr>
          <w:rFonts w:cs="Times New Roman" w:hint="default"/>
          <w:b w:val="0"/>
          <w:i w:val="0"/>
          <w:sz w:val="22"/>
          <w:szCs w:val="24"/>
        </w:rPr>
      </w:lvl>
    </w:lvlOverride>
    <w:lvlOverride w:ilvl="5">
      <w:lvl w:ilvl="5">
        <w:start w:val="1"/>
        <w:numFmt w:val="none"/>
        <w:lvlText w:val=""/>
        <w:lvlJc w:val="left"/>
        <w:pPr>
          <w:tabs>
            <w:tab w:val="num" w:pos="567"/>
          </w:tabs>
          <w:ind w:left="567" w:hanging="567"/>
        </w:pPr>
        <w:rPr>
          <w:rFonts w:ascii="Times New Roman" w:hAnsi="Times New Roman" w:cs="Times New Roman" w:hint="default"/>
          <w:b w:val="0"/>
          <w:i w:val="0"/>
          <w:sz w:val="24"/>
          <w:szCs w:val="24"/>
        </w:rPr>
      </w:lvl>
    </w:lvlOverride>
    <w:lvlOverride w:ilvl="6">
      <w:lvl w:ilvl="6">
        <w:start w:val="1"/>
        <w:numFmt w:val="none"/>
        <w:lvlText w:val=""/>
        <w:lvlJc w:val="left"/>
        <w:pPr>
          <w:tabs>
            <w:tab w:val="num" w:pos="567"/>
          </w:tabs>
          <w:ind w:left="567" w:hanging="567"/>
        </w:pPr>
        <w:rPr>
          <w:rFonts w:hint="default"/>
        </w:rPr>
      </w:lvl>
    </w:lvlOverride>
    <w:lvlOverride w:ilvl="7">
      <w:lvl w:ilvl="7">
        <w:start w:val="1"/>
        <w:numFmt w:val="none"/>
        <w:lvlText w:val=""/>
        <w:lvlJc w:val="left"/>
        <w:pPr>
          <w:tabs>
            <w:tab w:val="num" w:pos="567"/>
          </w:tabs>
          <w:ind w:left="567" w:hanging="567"/>
        </w:pPr>
        <w:rPr>
          <w:rFonts w:hint="default"/>
        </w:rPr>
      </w:lvl>
    </w:lvlOverride>
    <w:lvlOverride w:ilvl="8">
      <w:lvl w:ilvl="8">
        <w:start w:val="1"/>
        <w:numFmt w:val="none"/>
        <w:lvlText w:val=""/>
        <w:lvlJc w:val="left"/>
        <w:pPr>
          <w:tabs>
            <w:tab w:val="num" w:pos="567"/>
          </w:tabs>
          <w:ind w:left="567" w:hanging="567"/>
        </w:pPr>
        <w:rPr>
          <w:rFonts w:hint="default"/>
        </w:rPr>
      </w:lvl>
    </w:lvlOverride>
  </w:num>
  <w:num w:numId="15" w16cid:durableId="1927882236">
    <w:abstractNumId w:val="18"/>
    <w:lvlOverride w:ilvl="0">
      <w:lvl w:ilvl="0">
        <w:start w:val="1"/>
        <w:numFmt w:val="decimal"/>
        <w:lvlRestart w:val="0"/>
        <w:lvlText w:val="%1."/>
        <w:lvlJc w:val="left"/>
        <w:pPr>
          <w:tabs>
            <w:tab w:val="num" w:pos="567"/>
          </w:tabs>
          <w:ind w:left="567" w:hanging="567"/>
        </w:pPr>
        <w:rPr>
          <w:rFonts w:ascii="Times New Roman" w:hAnsi="Times New Roman" w:hint="default"/>
          <w:b/>
          <w:i w:val="0"/>
          <w:sz w:val="24"/>
          <w:szCs w:val="24"/>
        </w:rPr>
      </w:lvl>
    </w:lvlOverride>
  </w:num>
  <w:num w:numId="16" w16cid:durableId="734013617">
    <w:abstractNumId w:val="12"/>
  </w:num>
  <w:num w:numId="17" w16cid:durableId="992023594">
    <w:abstractNumId w:val="12"/>
  </w:num>
  <w:num w:numId="18" w16cid:durableId="1861358237">
    <w:abstractNumId w:val="12"/>
  </w:num>
  <w:num w:numId="19" w16cid:durableId="1786725748">
    <w:abstractNumId w:val="12"/>
  </w:num>
  <w:num w:numId="20" w16cid:durableId="1429036083">
    <w:abstractNumId w:val="12"/>
  </w:num>
  <w:num w:numId="21" w16cid:durableId="1731882999">
    <w:abstractNumId w:val="12"/>
  </w:num>
  <w:num w:numId="22" w16cid:durableId="1713920269">
    <w:abstractNumId w:val="12"/>
  </w:num>
  <w:num w:numId="23" w16cid:durableId="1987195455">
    <w:abstractNumId w:val="12"/>
  </w:num>
  <w:num w:numId="24" w16cid:durableId="1764296780">
    <w:abstractNumId w:val="12"/>
  </w:num>
  <w:num w:numId="25" w16cid:durableId="1989430895">
    <w:abstractNumId w:val="10"/>
  </w:num>
  <w:num w:numId="26" w16cid:durableId="1682123202">
    <w:abstractNumId w:val="8"/>
    <w:lvlOverride w:ilvl="0">
      <w:lvl w:ilvl="0">
        <w:start w:val="1"/>
        <w:numFmt w:val="decimal"/>
        <w:lvlRestart w:val="0"/>
        <w:pStyle w:val="ListBullet3"/>
        <w:lvlText w:val="%1."/>
        <w:lvlJc w:val="left"/>
        <w:pPr>
          <w:tabs>
            <w:tab w:val="num" w:pos="567"/>
          </w:tabs>
          <w:ind w:left="567" w:hanging="567"/>
        </w:pPr>
        <w:rPr>
          <w:rFonts w:ascii="Calibri" w:hAnsi="Calibri" w:hint="default"/>
          <w:b/>
          <w:i w:val="0"/>
          <w:sz w:val="22"/>
          <w:szCs w:val="24"/>
        </w:rPr>
      </w:lvl>
    </w:lvlOverride>
    <w:lvlOverride w:ilvl="1">
      <w:lvl w:ilvl="1">
        <w:start w:val="1"/>
        <w:numFmt w:val="decimal"/>
        <w:lvlText w:val="%1.%2"/>
        <w:lvlJc w:val="left"/>
        <w:pPr>
          <w:tabs>
            <w:tab w:val="num" w:pos="567"/>
          </w:tabs>
          <w:ind w:left="567" w:hanging="567"/>
        </w:pPr>
        <w:rPr>
          <w:rFonts w:ascii="Calibri" w:hAnsi="Calibri" w:hint="default"/>
          <w:b w:val="0"/>
          <w:i w:val="0"/>
          <w:sz w:val="22"/>
          <w:szCs w:val="24"/>
        </w:rPr>
      </w:lvl>
    </w:lvlOverride>
    <w:lvlOverride w:ilvl="2">
      <w:lvl w:ilvl="2">
        <w:start w:val="1"/>
        <w:numFmt w:val="lowerLetter"/>
        <w:lvlText w:val="(%3)"/>
        <w:lvlJc w:val="left"/>
        <w:pPr>
          <w:tabs>
            <w:tab w:val="num" w:pos="567"/>
          </w:tabs>
          <w:ind w:left="567" w:hanging="567"/>
        </w:pPr>
        <w:rPr>
          <w:rFonts w:ascii="Times New Roman" w:hAnsi="Times New Roman" w:hint="default"/>
          <w:b w:val="0"/>
          <w:i w:val="0"/>
          <w:sz w:val="24"/>
          <w:szCs w:val="24"/>
        </w:rPr>
      </w:lvl>
    </w:lvlOverride>
    <w:lvlOverride w:ilvl="3">
      <w:lvl w:ilvl="3">
        <w:start w:val="1"/>
        <w:numFmt w:val="upperLetter"/>
        <w:lvlText w:val="(%4)"/>
        <w:lvlJc w:val="left"/>
        <w:pPr>
          <w:tabs>
            <w:tab w:val="num" w:pos="567"/>
          </w:tabs>
          <w:ind w:left="567" w:hanging="567"/>
        </w:pPr>
        <w:rPr>
          <w:rFonts w:ascii="Times New Roman" w:hAnsi="Times New Roman" w:hint="default"/>
          <w:b w:val="0"/>
          <w:i w:val="0"/>
          <w:sz w:val="24"/>
          <w:szCs w:val="24"/>
        </w:rPr>
      </w:lvl>
    </w:lvlOverride>
    <w:lvlOverride w:ilvl="4">
      <w:lvl w:ilvl="4">
        <w:start w:val="1"/>
        <w:numFmt w:val="lowerRoman"/>
        <w:lvlText w:val="(%5)"/>
        <w:lvlJc w:val="left"/>
        <w:pPr>
          <w:tabs>
            <w:tab w:val="num" w:pos="567"/>
          </w:tabs>
          <w:ind w:left="567" w:hanging="567"/>
        </w:pPr>
        <w:rPr>
          <w:rFonts w:ascii="Times New Roman" w:hAnsi="Times New Roman" w:cs="Times New Roman" w:hint="default"/>
          <w:b w:val="0"/>
          <w:i w:val="0"/>
          <w:sz w:val="24"/>
          <w:szCs w:val="24"/>
        </w:rPr>
      </w:lvl>
    </w:lvlOverride>
    <w:lvlOverride w:ilvl="5">
      <w:lvl w:ilvl="5">
        <w:start w:val="1"/>
        <w:numFmt w:val="none"/>
        <w:lvlText w:val=""/>
        <w:lvlJc w:val="left"/>
        <w:pPr>
          <w:tabs>
            <w:tab w:val="num" w:pos="567"/>
          </w:tabs>
          <w:ind w:left="567" w:hanging="567"/>
        </w:pPr>
        <w:rPr>
          <w:rFonts w:ascii="Times New Roman" w:hAnsi="Times New Roman" w:cs="Times New Roman" w:hint="default"/>
          <w:b w:val="0"/>
          <w:i w:val="0"/>
          <w:sz w:val="24"/>
          <w:szCs w:val="24"/>
        </w:rPr>
      </w:lvl>
    </w:lvlOverride>
    <w:lvlOverride w:ilvl="6">
      <w:lvl w:ilvl="6">
        <w:start w:val="1"/>
        <w:numFmt w:val="none"/>
        <w:lvlText w:val=""/>
        <w:lvlJc w:val="left"/>
        <w:pPr>
          <w:tabs>
            <w:tab w:val="num" w:pos="567"/>
          </w:tabs>
          <w:ind w:left="567" w:hanging="567"/>
        </w:pPr>
        <w:rPr>
          <w:rFonts w:hint="default"/>
        </w:rPr>
      </w:lvl>
    </w:lvlOverride>
    <w:lvlOverride w:ilvl="7">
      <w:lvl w:ilvl="7">
        <w:start w:val="1"/>
        <w:numFmt w:val="none"/>
        <w:lvlText w:val=""/>
        <w:lvlJc w:val="left"/>
        <w:pPr>
          <w:tabs>
            <w:tab w:val="num" w:pos="567"/>
          </w:tabs>
          <w:ind w:left="567" w:hanging="567"/>
        </w:pPr>
        <w:rPr>
          <w:rFonts w:hint="default"/>
        </w:rPr>
      </w:lvl>
    </w:lvlOverride>
    <w:lvlOverride w:ilvl="8">
      <w:lvl w:ilvl="8">
        <w:start w:val="1"/>
        <w:numFmt w:val="none"/>
        <w:lvlText w:val=""/>
        <w:lvlJc w:val="left"/>
        <w:pPr>
          <w:tabs>
            <w:tab w:val="num" w:pos="567"/>
          </w:tabs>
          <w:ind w:left="567" w:hanging="567"/>
        </w:pPr>
        <w:rPr>
          <w:rFonts w:hint="default"/>
        </w:rPr>
      </w:lvl>
    </w:lvlOverride>
  </w:num>
  <w:num w:numId="27" w16cid:durableId="405616005">
    <w:abstractNumId w:val="17"/>
  </w:num>
  <w:num w:numId="28" w16cid:durableId="90011926">
    <w:abstractNumId w:val="11"/>
  </w:num>
  <w:num w:numId="29" w16cid:durableId="1031029068">
    <w:abstractNumId w:val="4"/>
  </w:num>
  <w:num w:numId="30" w16cid:durableId="718558269">
    <w:abstractNumId w:val="0"/>
  </w:num>
  <w:num w:numId="31" w16cid:durableId="1248881758">
    <w:abstractNumId w:val="8"/>
    <w:lvlOverride w:ilvl="0">
      <w:lvl w:ilvl="0">
        <w:start w:val="1"/>
        <w:numFmt w:val="decimal"/>
        <w:lvlRestart w:val="0"/>
        <w:pStyle w:val="ListBullet3"/>
        <w:lvlText w:val="%1."/>
        <w:lvlJc w:val="left"/>
        <w:pPr>
          <w:tabs>
            <w:tab w:val="num" w:pos="567"/>
          </w:tabs>
          <w:ind w:left="567" w:hanging="567"/>
        </w:pPr>
        <w:rPr>
          <w:rFonts w:ascii="Arial" w:hAnsi="Arial" w:hint="default"/>
          <w:b/>
          <w:i w:val="0"/>
          <w:sz w:val="22"/>
          <w:szCs w:val="24"/>
        </w:rPr>
      </w:lvl>
    </w:lvlOverride>
    <w:lvlOverride w:ilvl="1">
      <w:lvl w:ilvl="1">
        <w:start w:val="1"/>
        <w:numFmt w:val="decimal"/>
        <w:lvlText w:val="%1.%2"/>
        <w:lvlJc w:val="left"/>
        <w:pPr>
          <w:tabs>
            <w:tab w:val="num" w:pos="567"/>
          </w:tabs>
          <w:ind w:left="567" w:hanging="567"/>
        </w:pPr>
        <w:rPr>
          <w:rFonts w:ascii="Arial" w:hAnsi="Arial" w:hint="default"/>
          <w:b w:val="0"/>
          <w:i w:val="0"/>
          <w:sz w:val="22"/>
          <w:szCs w:val="24"/>
        </w:rPr>
      </w:lvl>
    </w:lvlOverride>
    <w:lvlOverride w:ilvl="2">
      <w:lvl w:ilvl="2">
        <w:start w:val="1"/>
        <w:numFmt w:val="lowerLetter"/>
        <w:lvlText w:val="(%3)"/>
        <w:lvlJc w:val="left"/>
        <w:pPr>
          <w:tabs>
            <w:tab w:val="num" w:pos="567"/>
          </w:tabs>
          <w:ind w:left="567" w:hanging="567"/>
        </w:pPr>
        <w:rPr>
          <w:rFonts w:ascii="Times New Roman" w:hAnsi="Times New Roman" w:hint="default"/>
          <w:b w:val="0"/>
          <w:i w:val="0"/>
          <w:sz w:val="24"/>
          <w:szCs w:val="24"/>
        </w:rPr>
      </w:lvl>
    </w:lvlOverride>
    <w:lvlOverride w:ilvl="3">
      <w:lvl w:ilvl="3">
        <w:start w:val="1"/>
        <w:numFmt w:val="upperLetter"/>
        <w:lvlText w:val="(%4)"/>
        <w:lvlJc w:val="left"/>
        <w:pPr>
          <w:tabs>
            <w:tab w:val="num" w:pos="567"/>
          </w:tabs>
          <w:ind w:left="567" w:hanging="567"/>
        </w:pPr>
        <w:rPr>
          <w:rFonts w:ascii="Times New Roman" w:hAnsi="Times New Roman" w:hint="default"/>
          <w:b w:val="0"/>
          <w:i w:val="0"/>
          <w:sz w:val="24"/>
          <w:szCs w:val="24"/>
        </w:rPr>
      </w:lvl>
    </w:lvlOverride>
    <w:lvlOverride w:ilvl="4">
      <w:lvl w:ilvl="4">
        <w:start w:val="1"/>
        <w:numFmt w:val="lowerRoman"/>
        <w:lvlText w:val="(%5)"/>
        <w:lvlJc w:val="left"/>
        <w:pPr>
          <w:tabs>
            <w:tab w:val="num" w:pos="567"/>
          </w:tabs>
          <w:ind w:left="567" w:hanging="567"/>
        </w:pPr>
        <w:rPr>
          <w:rFonts w:ascii="Times New Roman" w:hAnsi="Times New Roman" w:cs="Times New Roman" w:hint="default"/>
          <w:b w:val="0"/>
          <w:i w:val="0"/>
          <w:sz w:val="24"/>
          <w:szCs w:val="24"/>
        </w:rPr>
      </w:lvl>
    </w:lvlOverride>
    <w:lvlOverride w:ilvl="5">
      <w:lvl w:ilvl="5">
        <w:start w:val="1"/>
        <w:numFmt w:val="none"/>
        <w:lvlText w:val=""/>
        <w:lvlJc w:val="left"/>
        <w:pPr>
          <w:tabs>
            <w:tab w:val="num" w:pos="567"/>
          </w:tabs>
          <w:ind w:left="567" w:hanging="567"/>
        </w:pPr>
        <w:rPr>
          <w:rFonts w:ascii="Times New Roman" w:hAnsi="Times New Roman" w:cs="Times New Roman" w:hint="default"/>
          <w:b w:val="0"/>
          <w:i w:val="0"/>
          <w:sz w:val="24"/>
          <w:szCs w:val="24"/>
        </w:rPr>
      </w:lvl>
    </w:lvlOverride>
    <w:lvlOverride w:ilvl="6">
      <w:lvl w:ilvl="6">
        <w:start w:val="1"/>
        <w:numFmt w:val="none"/>
        <w:lvlText w:val=""/>
        <w:lvlJc w:val="left"/>
        <w:pPr>
          <w:tabs>
            <w:tab w:val="num" w:pos="567"/>
          </w:tabs>
          <w:ind w:left="567" w:hanging="567"/>
        </w:pPr>
        <w:rPr>
          <w:rFonts w:hint="default"/>
        </w:rPr>
      </w:lvl>
    </w:lvlOverride>
    <w:lvlOverride w:ilvl="7">
      <w:lvl w:ilvl="7">
        <w:start w:val="1"/>
        <w:numFmt w:val="none"/>
        <w:lvlText w:val=""/>
        <w:lvlJc w:val="left"/>
        <w:pPr>
          <w:tabs>
            <w:tab w:val="num" w:pos="567"/>
          </w:tabs>
          <w:ind w:left="567" w:hanging="567"/>
        </w:pPr>
        <w:rPr>
          <w:rFonts w:hint="default"/>
        </w:rPr>
      </w:lvl>
    </w:lvlOverride>
    <w:lvlOverride w:ilvl="8">
      <w:lvl w:ilvl="8">
        <w:start w:val="1"/>
        <w:numFmt w:val="none"/>
        <w:lvlText w:val=""/>
        <w:lvlJc w:val="left"/>
        <w:pPr>
          <w:tabs>
            <w:tab w:val="num" w:pos="567"/>
          </w:tabs>
          <w:ind w:left="567" w:hanging="567"/>
        </w:pPr>
        <w:rPr>
          <w:rFonts w:hint="default"/>
        </w:rPr>
      </w:lvl>
    </w:lvlOverride>
  </w:num>
  <w:num w:numId="32" w16cid:durableId="1966082553">
    <w:abstractNumId w:val="2"/>
    <w:lvlOverride w:ilvl="0">
      <w:lvl w:ilvl="0">
        <w:start w:val="1"/>
        <w:numFmt w:val="decimal"/>
        <w:lvlRestart w:val="0"/>
        <w:pStyle w:val="ListBullet4"/>
        <w:lvlText w:val="%1."/>
        <w:lvlJc w:val="left"/>
        <w:pPr>
          <w:tabs>
            <w:tab w:val="num" w:pos="567"/>
          </w:tabs>
          <w:ind w:left="567" w:hanging="567"/>
        </w:pPr>
        <w:rPr>
          <w:rFonts w:hint="default"/>
          <w:b/>
          <w:i w:val="0"/>
          <w:sz w:val="22"/>
          <w:szCs w:val="24"/>
        </w:rPr>
      </w:lvl>
    </w:lvlOverride>
    <w:lvlOverride w:ilvl="1">
      <w:lvl w:ilvl="1">
        <w:start w:val="1"/>
        <w:numFmt w:val="decimal"/>
        <w:lvlText w:val="%1.%2"/>
        <w:lvlJc w:val="left"/>
        <w:pPr>
          <w:tabs>
            <w:tab w:val="num" w:pos="567"/>
          </w:tabs>
          <w:ind w:left="567" w:hanging="567"/>
        </w:pPr>
        <w:rPr>
          <w:rFonts w:hint="default"/>
          <w:b w:val="0"/>
          <w:i w:val="0"/>
          <w:sz w:val="22"/>
          <w:szCs w:val="24"/>
        </w:rPr>
      </w:lvl>
    </w:lvlOverride>
    <w:lvlOverride w:ilvl="2">
      <w:lvl w:ilvl="2">
        <w:start w:val="1"/>
        <w:numFmt w:val="lowerLetter"/>
        <w:lvlText w:val="(%3)"/>
        <w:lvlJc w:val="left"/>
        <w:pPr>
          <w:tabs>
            <w:tab w:val="num" w:pos="567"/>
          </w:tabs>
          <w:ind w:left="567" w:hanging="567"/>
        </w:pPr>
        <w:rPr>
          <w:rFonts w:hint="default"/>
          <w:b w:val="0"/>
          <w:i w:val="0"/>
          <w:sz w:val="22"/>
          <w:szCs w:val="24"/>
        </w:rPr>
      </w:lvl>
    </w:lvlOverride>
    <w:lvlOverride w:ilvl="3">
      <w:lvl w:ilvl="3">
        <w:start w:val="1"/>
        <w:numFmt w:val="upperLetter"/>
        <w:lvlText w:val="(%4)"/>
        <w:lvlJc w:val="left"/>
        <w:pPr>
          <w:tabs>
            <w:tab w:val="num" w:pos="567"/>
          </w:tabs>
          <w:ind w:left="567" w:hanging="567"/>
        </w:pPr>
        <w:rPr>
          <w:rFonts w:ascii="Mangal" w:hAnsi="Mangal" w:hint="default"/>
          <w:b w:val="0"/>
          <w:i w:val="0"/>
          <w:sz w:val="22"/>
          <w:szCs w:val="24"/>
        </w:rPr>
      </w:lvl>
    </w:lvlOverride>
    <w:lvlOverride w:ilvl="4">
      <w:lvl w:ilvl="4">
        <w:start w:val="1"/>
        <w:numFmt w:val="lowerRoman"/>
        <w:lvlText w:val="(%5)"/>
        <w:lvlJc w:val="left"/>
        <w:pPr>
          <w:tabs>
            <w:tab w:val="num" w:pos="567"/>
          </w:tabs>
          <w:ind w:left="567" w:hanging="567"/>
        </w:pPr>
        <w:rPr>
          <w:rFonts w:cs="Times New Roman" w:hint="default"/>
          <w:b w:val="0"/>
          <w:i w:val="0"/>
          <w:sz w:val="22"/>
          <w:szCs w:val="24"/>
        </w:rPr>
      </w:lvl>
    </w:lvlOverride>
    <w:lvlOverride w:ilvl="5">
      <w:lvl w:ilvl="5">
        <w:start w:val="1"/>
        <w:numFmt w:val="none"/>
        <w:lvlText w:val=""/>
        <w:lvlJc w:val="left"/>
        <w:pPr>
          <w:tabs>
            <w:tab w:val="num" w:pos="567"/>
          </w:tabs>
          <w:ind w:left="567" w:hanging="567"/>
        </w:pPr>
        <w:rPr>
          <w:rFonts w:ascii="Times New Roman" w:hAnsi="Times New Roman" w:cs="Times New Roman" w:hint="default"/>
          <w:b w:val="0"/>
          <w:i w:val="0"/>
          <w:sz w:val="24"/>
          <w:szCs w:val="24"/>
        </w:rPr>
      </w:lvl>
    </w:lvlOverride>
    <w:lvlOverride w:ilvl="6">
      <w:lvl w:ilvl="6">
        <w:start w:val="1"/>
        <w:numFmt w:val="none"/>
        <w:lvlText w:val=""/>
        <w:lvlJc w:val="left"/>
        <w:pPr>
          <w:tabs>
            <w:tab w:val="num" w:pos="567"/>
          </w:tabs>
          <w:ind w:left="567" w:hanging="567"/>
        </w:pPr>
        <w:rPr>
          <w:rFonts w:hint="default"/>
        </w:rPr>
      </w:lvl>
    </w:lvlOverride>
    <w:lvlOverride w:ilvl="7">
      <w:lvl w:ilvl="7">
        <w:start w:val="1"/>
        <w:numFmt w:val="none"/>
        <w:lvlText w:val=""/>
        <w:lvlJc w:val="left"/>
        <w:pPr>
          <w:tabs>
            <w:tab w:val="num" w:pos="567"/>
          </w:tabs>
          <w:ind w:left="567" w:hanging="567"/>
        </w:pPr>
        <w:rPr>
          <w:rFonts w:hint="default"/>
        </w:rPr>
      </w:lvl>
    </w:lvlOverride>
    <w:lvlOverride w:ilvl="8">
      <w:lvl w:ilvl="8">
        <w:start w:val="1"/>
        <w:numFmt w:val="none"/>
        <w:lvlText w:val=""/>
        <w:lvlJc w:val="left"/>
        <w:pPr>
          <w:tabs>
            <w:tab w:val="num" w:pos="567"/>
          </w:tabs>
          <w:ind w:left="567" w:hanging="567"/>
        </w:pPr>
        <w:rPr>
          <w:rFonts w:hint="default"/>
        </w:rPr>
      </w:lvl>
    </w:lvlOverride>
  </w:num>
  <w:num w:numId="33" w16cid:durableId="110786952">
    <w:abstractNumId w:val="18"/>
    <w:lvlOverride w:ilvl="0">
      <w:lvl w:ilvl="0">
        <w:start w:val="1"/>
        <w:numFmt w:val="decimal"/>
        <w:lvlRestart w:val="0"/>
        <w:lvlText w:val="%1."/>
        <w:lvlJc w:val="left"/>
        <w:pPr>
          <w:tabs>
            <w:tab w:val="num" w:pos="567"/>
          </w:tabs>
          <w:ind w:left="567" w:hanging="567"/>
        </w:pPr>
        <w:rPr>
          <w:rFonts w:hint="default"/>
          <w:b/>
          <w:i w:val="0"/>
          <w:sz w:val="22"/>
          <w:szCs w:val="24"/>
        </w:rPr>
      </w:lvl>
    </w:lvlOverride>
    <w:lvlOverride w:ilvl="1">
      <w:lvl w:ilvl="1">
        <w:start w:val="1"/>
        <w:numFmt w:val="decimal"/>
        <w:lvlText w:val="%1.%2"/>
        <w:lvlJc w:val="left"/>
        <w:pPr>
          <w:tabs>
            <w:tab w:val="num" w:pos="567"/>
          </w:tabs>
          <w:ind w:left="567" w:hanging="567"/>
        </w:pPr>
        <w:rPr>
          <w:rFonts w:hint="default"/>
          <w:b w:val="0"/>
          <w:i w:val="0"/>
          <w:sz w:val="22"/>
          <w:szCs w:val="24"/>
        </w:rPr>
      </w:lvl>
    </w:lvlOverride>
    <w:lvlOverride w:ilvl="2">
      <w:lvl w:ilvl="2">
        <w:start w:val="1"/>
        <w:numFmt w:val="lowerLetter"/>
        <w:lvlText w:val="(%3)"/>
        <w:lvlJc w:val="left"/>
        <w:pPr>
          <w:tabs>
            <w:tab w:val="num" w:pos="567"/>
          </w:tabs>
          <w:ind w:left="567" w:hanging="567"/>
        </w:pPr>
        <w:rPr>
          <w:rFonts w:hint="default"/>
          <w:b w:val="0"/>
          <w:i w:val="0"/>
          <w:sz w:val="22"/>
          <w:szCs w:val="24"/>
        </w:rPr>
      </w:lvl>
    </w:lvlOverride>
    <w:lvlOverride w:ilvl="3">
      <w:lvl w:ilvl="3">
        <w:start w:val="1"/>
        <w:numFmt w:val="upperLetter"/>
        <w:lvlText w:val="(%4)"/>
        <w:lvlJc w:val="left"/>
        <w:pPr>
          <w:tabs>
            <w:tab w:val="num" w:pos="567"/>
          </w:tabs>
          <w:ind w:left="567" w:hanging="567"/>
        </w:pPr>
        <w:rPr>
          <w:rFonts w:hint="default"/>
          <w:b w:val="0"/>
          <w:i w:val="0"/>
          <w:sz w:val="22"/>
          <w:szCs w:val="24"/>
        </w:rPr>
      </w:lvl>
    </w:lvlOverride>
    <w:lvlOverride w:ilvl="4">
      <w:lvl w:ilvl="4">
        <w:start w:val="1"/>
        <w:numFmt w:val="lowerRoman"/>
        <w:lvlText w:val="(%5)"/>
        <w:lvlJc w:val="left"/>
        <w:pPr>
          <w:tabs>
            <w:tab w:val="num" w:pos="567"/>
          </w:tabs>
          <w:ind w:left="567" w:hanging="567"/>
        </w:pPr>
        <w:rPr>
          <w:rFonts w:cs="Times New Roman" w:hint="default"/>
          <w:b w:val="0"/>
          <w:i w:val="0"/>
          <w:sz w:val="22"/>
          <w:szCs w:val="24"/>
        </w:rPr>
      </w:lvl>
    </w:lvlOverride>
    <w:lvlOverride w:ilvl="5">
      <w:lvl w:ilvl="5">
        <w:start w:val="1"/>
        <w:numFmt w:val="none"/>
        <w:lvlText w:val=""/>
        <w:lvlJc w:val="left"/>
        <w:pPr>
          <w:tabs>
            <w:tab w:val="num" w:pos="567"/>
          </w:tabs>
          <w:ind w:left="567" w:hanging="567"/>
        </w:pPr>
        <w:rPr>
          <w:rFonts w:ascii="Times New Roman" w:hAnsi="Times New Roman" w:cs="Times New Roman" w:hint="default"/>
          <w:b w:val="0"/>
          <w:i w:val="0"/>
          <w:sz w:val="24"/>
          <w:szCs w:val="24"/>
        </w:rPr>
      </w:lvl>
    </w:lvlOverride>
    <w:lvlOverride w:ilvl="6">
      <w:lvl w:ilvl="6">
        <w:start w:val="1"/>
        <w:numFmt w:val="none"/>
        <w:lvlText w:val=""/>
        <w:lvlJc w:val="left"/>
        <w:pPr>
          <w:tabs>
            <w:tab w:val="num" w:pos="567"/>
          </w:tabs>
          <w:ind w:left="567" w:hanging="567"/>
        </w:pPr>
        <w:rPr>
          <w:rFonts w:hint="default"/>
        </w:rPr>
      </w:lvl>
    </w:lvlOverride>
    <w:lvlOverride w:ilvl="7">
      <w:lvl w:ilvl="7">
        <w:start w:val="1"/>
        <w:numFmt w:val="none"/>
        <w:lvlText w:val=""/>
        <w:lvlJc w:val="left"/>
        <w:pPr>
          <w:tabs>
            <w:tab w:val="num" w:pos="567"/>
          </w:tabs>
          <w:ind w:left="567" w:hanging="567"/>
        </w:pPr>
        <w:rPr>
          <w:rFonts w:hint="default"/>
        </w:rPr>
      </w:lvl>
    </w:lvlOverride>
    <w:lvlOverride w:ilvl="8">
      <w:lvl w:ilvl="8">
        <w:start w:val="1"/>
        <w:numFmt w:val="none"/>
        <w:lvlText w:val=""/>
        <w:lvlJc w:val="left"/>
        <w:pPr>
          <w:tabs>
            <w:tab w:val="num" w:pos="567"/>
          </w:tabs>
          <w:ind w:left="567" w:hanging="567"/>
        </w:pPr>
        <w:rPr>
          <w:rFonts w:hint="default"/>
        </w:rPr>
      </w:lvl>
    </w:lvlOverride>
  </w:num>
  <w:num w:numId="34" w16cid:durableId="1947037464">
    <w:abstractNumId w:val="1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removeDateAndTime/>
  <w:embedSystemFonts/>
  <w:attachedTemplate r:id="rId1"/>
  <w:stylePaneFormatFilter w:val="4004" w:allStyles="0" w:customStyles="0" w:latentStyles="1" w:stylesInUse="0" w:headingStyles="0" w:numberingStyles="0" w:tableStyles="0" w:directFormattingOnRuns="0" w:directFormattingOnParagraphs="0" w:directFormattingOnNumbering="0" w:directFormattingOnTables="0" w:clearFormatting="0" w:top3HeadingStyles="0" w:visibleStyles="1" w:alternateStyleNames="0"/>
  <w:trackRevisions/>
  <w:defaultTabStop w:val="567"/>
  <w:autoHyphenation/>
  <w:hyphenationZone w:val="284"/>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BAA"/>
    <w:rsid w:val="0000004E"/>
    <w:rsid w:val="00000FC8"/>
    <w:rsid w:val="000016DC"/>
    <w:rsid w:val="00003688"/>
    <w:rsid w:val="00003E8A"/>
    <w:rsid w:val="00004F4A"/>
    <w:rsid w:val="00011086"/>
    <w:rsid w:val="00012161"/>
    <w:rsid w:val="000140FD"/>
    <w:rsid w:val="00014D60"/>
    <w:rsid w:val="00020BB9"/>
    <w:rsid w:val="00023327"/>
    <w:rsid w:val="000261B0"/>
    <w:rsid w:val="00026D3E"/>
    <w:rsid w:val="00031E8E"/>
    <w:rsid w:val="00035AFD"/>
    <w:rsid w:val="00041DD4"/>
    <w:rsid w:val="0004284A"/>
    <w:rsid w:val="00043855"/>
    <w:rsid w:val="00045E53"/>
    <w:rsid w:val="0004628B"/>
    <w:rsid w:val="00056A06"/>
    <w:rsid w:val="00057AF3"/>
    <w:rsid w:val="0006070C"/>
    <w:rsid w:val="0006236C"/>
    <w:rsid w:val="00070F43"/>
    <w:rsid w:val="00072901"/>
    <w:rsid w:val="000731EB"/>
    <w:rsid w:val="00073BFE"/>
    <w:rsid w:val="00076324"/>
    <w:rsid w:val="00082C57"/>
    <w:rsid w:val="00085876"/>
    <w:rsid w:val="00086136"/>
    <w:rsid w:val="00086527"/>
    <w:rsid w:val="00087A34"/>
    <w:rsid w:val="00087B36"/>
    <w:rsid w:val="0009005F"/>
    <w:rsid w:val="00091357"/>
    <w:rsid w:val="00091B21"/>
    <w:rsid w:val="00094D33"/>
    <w:rsid w:val="0009724E"/>
    <w:rsid w:val="000A343F"/>
    <w:rsid w:val="000A3BA8"/>
    <w:rsid w:val="000A56C4"/>
    <w:rsid w:val="000A78D9"/>
    <w:rsid w:val="000A7EBD"/>
    <w:rsid w:val="000B620D"/>
    <w:rsid w:val="000B6C49"/>
    <w:rsid w:val="000C0FBD"/>
    <w:rsid w:val="000C4A50"/>
    <w:rsid w:val="000C5ADF"/>
    <w:rsid w:val="000C6925"/>
    <w:rsid w:val="000D1679"/>
    <w:rsid w:val="000D3179"/>
    <w:rsid w:val="000D53D9"/>
    <w:rsid w:val="000D5E07"/>
    <w:rsid w:val="000D631D"/>
    <w:rsid w:val="000E0071"/>
    <w:rsid w:val="000E18F4"/>
    <w:rsid w:val="000F02C7"/>
    <w:rsid w:val="000F0FCE"/>
    <w:rsid w:val="000F1080"/>
    <w:rsid w:val="000F1B9F"/>
    <w:rsid w:val="000F3256"/>
    <w:rsid w:val="000F434D"/>
    <w:rsid w:val="000F54FD"/>
    <w:rsid w:val="000F6F91"/>
    <w:rsid w:val="000F7C79"/>
    <w:rsid w:val="001005A5"/>
    <w:rsid w:val="0010624D"/>
    <w:rsid w:val="00106F78"/>
    <w:rsid w:val="00111CE5"/>
    <w:rsid w:val="00112F64"/>
    <w:rsid w:val="00113302"/>
    <w:rsid w:val="001173EB"/>
    <w:rsid w:val="00117C80"/>
    <w:rsid w:val="00121E7E"/>
    <w:rsid w:val="00123075"/>
    <w:rsid w:val="0012335D"/>
    <w:rsid w:val="00131A56"/>
    <w:rsid w:val="0013274A"/>
    <w:rsid w:val="00144471"/>
    <w:rsid w:val="0014453C"/>
    <w:rsid w:val="001446E9"/>
    <w:rsid w:val="00150C73"/>
    <w:rsid w:val="00151799"/>
    <w:rsid w:val="0015223A"/>
    <w:rsid w:val="00153A4F"/>
    <w:rsid w:val="00156092"/>
    <w:rsid w:val="00156827"/>
    <w:rsid w:val="00157514"/>
    <w:rsid w:val="001608D9"/>
    <w:rsid w:val="00160996"/>
    <w:rsid w:val="00162A4E"/>
    <w:rsid w:val="00165F8A"/>
    <w:rsid w:val="0017164C"/>
    <w:rsid w:val="001761CB"/>
    <w:rsid w:val="001763C7"/>
    <w:rsid w:val="001769D5"/>
    <w:rsid w:val="00182D8F"/>
    <w:rsid w:val="00184576"/>
    <w:rsid w:val="0018498A"/>
    <w:rsid w:val="00186A1B"/>
    <w:rsid w:val="001876D5"/>
    <w:rsid w:val="00187B10"/>
    <w:rsid w:val="00190C36"/>
    <w:rsid w:val="00194DB4"/>
    <w:rsid w:val="001A58C0"/>
    <w:rsid w:val="001A58ED"/>
    <w:rsid w:val="001C1410"/>
    <w:rsid w:val="001C3C1F"/>
    <w:rsid w:val="001C6FD6"/>
    <w:rsid w:val="001C70AC"/>
    <w:rsid w:val="001D213F"/>
    <w:rsid w:val="001D223C"/>
    <w:rsid w:val="001E00B9"/>
    <w:rsid w:val="001E2CD8"/>
    <w:rsid w:val="001E2D12"/>
    <w:rsid w:val="001E5802"/>
    <w:rsid w:val="001E5B2E"/>
    <w:rsid w:val="001E7330"/>
    <w:rsid w:val="001E77A6"/>
    <w:rsid w:val="001F0D61"/>
    <w:rsid w:val="001F1111"/>
    <w:rsid w:val="001F17CD"/>
    <w:rsid w:val="001F1FDD"/>
    <w:rsid w:val="001F21C0"/>
    <w:rsid w:val="001F2A09"/>
    <w:rsid w:val="001F45DB"/>
    <w:rsid w:val="001F5368"/>
    <w:rsid w:val="001F5FE5"/>
    <w:rsid w:val="001F61E9"/>
    <w:rsid w:val="001F6836"/>
    <w:rsid w:val="00202F21"/>
    <w:rsid w:val="002033EF"/>
    <w:rsid w:val="0020656D"/>
    <w:rsid w:val="00206E35"/>
    <w:rsid w:val="00210C53"/>
    <w:rsid w:val="00211608"/>
    <w:rsid w:val="00211755"/>
    <w:rsid w:val="0021466F"/>
    <w:rsid w:val="00214CE1"/>
    <w:rsid w:val="00214D01"/>
    <w:rsid w:val="00216370"/>
    <w:rsid w:val="00220E16"/>
    <w:rsid w:val="00225C51"/>
    <w:rsid w:val="0023043E"/>
    <w:rsid w:val="002319AA"/>
    <w:rsid w:val="0023379F"/>
    <w:rsid w:val="00234853"/>
    <w:rsid w:val="002349E7"/>
    <w:rsid w:val="00236DAE"/>
    <w:rsid w:val="00242188"/>
    <w:rsid w:val="0024420D"/>
    <w:rsid w:val="00244DFE"/>
    <w:rsid w:val="00246925"/>
    <w:rsid w:val="00256FCD"/>
    <w:rsid w:val="0025749A"/>
    <w:rsid w:val="00261139"/>
    <w:rsid w:val="00266830"/>
    <w:rsid w:val="002678E3"/>
    <w:rsid w:val="00270080"/>
    <w:rsid w:val="00270128"/>
    <w:rsid w:val="00270751"/>
    <w:rsid w:val="00271BEC"/>
    <w:rsid w:val="00272D77"/>
    <w:rsid w:val="00274E77"/>
    <w:rsid w:val="00276854"/>
    <w:rsid w:val="00284D18"/>
    <w:rsid w:val="00286B7B"/>
    <w:rsid w:val="00290856"/>
    <w:rsid w:val="0029123B"/>
    <w:rsid w:val="0029152F"/>
    <w:rsid w:val="00292911"/>
    <w:rsid w:val="0029392A"/>
    <w:rsid w:val="002A0181"/>
    <w:rsid w:val="002A4EF6"/>
    <w:rsid w:val="002A75BF"/>
    <w:rsid w:val="002B07BA"/>
    <w:rsid w:val="002B5949"/>
    <w:rsid w:val="002B5F19"/>
    <w:rsid w:val="002B6221"/>
    <w:rsid w:val="002B6CCA"/>
    <w:rsid w:val="002B6FED"/>
    <w:rsid w:val="002B7B9E"/>
    <w:rsid w:val="002C36E6"/>
    <w:rsid w:val="002C62C6"/>
    <w:rsid w:val="002D2A70"/>
    <w:rsid w:val="002D3522"/>
    <w:rsid w:val="002D3A22"/>
    <w:rsid w:val="002E07C0"/>
    <w:rsid w:val="002E1ACD"/>
    <w:rsid w:val="002E4544"/>
    <w:rsid w:val="002E67BE"/>
    <w:rsid w:val="002F332D"/>
    <w:rsid w:val="002F344D"/>
    <w:rsid w:val="00303385"/>
    <w:rsid w:val="00306E42"/>
    <w:rsid w:val="003077D2"/>
    <w:rsid w:val="00310969"/>
    <w:rsid w:val="00310C59"/>
    <w:rsid w:val="00312738"/>
    <w:rsid w:val="003169DE"/>
    <w:rsid w:val="00326391"/>
    <w:rsid w:val="00330C16"/>
    <w:rsid w:val="00333913"/>
    <w:rsid w:val="00333FDD"/>
    <w:rsid w:val="00336A52"/>
    <w:rsid w:val="0034117F"/>
    <w:rsid w:val="00345757"/>
    <w:rsid w:val="0034624B"/>
    <w:rsid w:val="00350DF0"/>
    <w:rsid w:val="00352B4D"/>
    <w:rsid w:val="0035443B"/>
    <w:rsid w:val="00361433"/>
    <w:rsid w:val="00365B3F"/>
    <w:rsid w:val="00371E93"/>
    <w:rsid w:val="00372A03"/>
    <w:rsid w:val="00372DD8"/>
    <w:rsid w:val="00374AA2"/>
    <w:rsid w:val="003771DB"/>
    <w:rsid w:val="003868CD"/>
    <w:rsid w:val="00390F8E"/>
    <w:rsid w:val="00394529"/>
    <w:rsid w:val="0039498D"/>
    <w:rsid w:val="00395608"/>
    <w:rsid w:val="00395BA1"/>
    <w:rsid w:val="003975AA"/>
    <w:rsid w:val="003A2CD1"/>
    <w:rsid w:val="003A6AC6"/>
    <w:rsid w:val="003B2C94"/>
    <w:rsid w:val="003B40F5"/>
    <w:rsid w:val="003B4414"/>
    <w:rsid w:val="003B68E9"/>
    <w:rsid w:val="003C6496"/>
    <w:rsid w:val="003D036D"/>
    <w:rsid w:val="003D2751"/>
    <w:rsid w:val="003D3195"/>
    <w:rsid w:val="003D4242"/>
    <w:rsid w:val="003E245F"/>
    <w:rsid w:val="003E2492"/>
    <w:rsid w:val="003E3F6E"/>
    <w:rsid w:val="003E5CAE"/>
    <w:rsid w:val="003E6808"/>
    <w:rsid w:val="003F0BAA"/>
    <w:rsid w:val="003F270C"/>
    <w:rsid w:val="003F495A"/>
    <w:rsid w:val="003F7E35"/>
    <w:rsid w:val="00402337"/>
    <w:rsid w:val="00402F21"/>
    <w:rsid w:val="004039D5"/>
    <w:rsid w:val="00403A03"/>
    <w:rsid w:val="00403F5F"/>
    <w:rsid w:val="0040490F"/>
    <w:rsid w:val="004055D5"/>
    <w:rsid w:val="00410C89"/>
    <w:rsid w:val="0041379C"/>
    <w:rsid w:val="0041559F"/>
    <w:rsid w:val="00420312"/>
    <w:rsid w:val="00423E51"/>
    <w:rsid w:val="00427114"/>
    <w:rsid w:val="00427EDC"/>
    <w:rsid w:val="00433F45"/>
    <w:rsid w:val="004409AB"/>
    <w:rsid w:val="00442455"/>
    <w:rsid w:val="00443201"/>
    <w:rsid w:val="00445F34"/>
    <w:rsid w:val="0044619F"/>
    <w:rsid w:val="00447DB4"/>
    <w:rsid w:val="00452CF5"/>
    <w:rsid w:val="00455318"/>
    <w:rsid w:val="00455CCA"/>
    <w:rsid w:val="004613E4"/>
    <w:rsid w:val="00461A55"/>
    <w:rsid w:val="00462285"/>
    <w:rsid w:val="00463307"/>
    <w:rsid w:val="00463BE3"/>
    <w:rsid w:val="00466EDA"/>
    <w:rsid w:val="004679FC"/>
    <w:rsid w:val="00470DF1"/>
    <w:rsid w:val="00473FF5"/>
    <w:rsid w:val="004771F9"/>
    <w:rsid w:val="004827F7"/>
    <w:rsid w:val="00484AD9"/>
    <w:rsid w:val="00491152"/>
    <w:rsid w:val="00494DFC"/>
    <w:rsid w:val="00495E34"/>
    <w:rsid w:val="004970BA"/>
    <w:rsid w:val="004A0FFC"/>
    <w:rsid w:val="004B1AF4"/>
    <w:rsid w:val="004B3467"/>
    <w:rsid w:val="004B42D0"/>
    <w:rsid w:val="004B44E9"/>
    <w:rsid w:val="004B46E5"/>
    <w:rsid w:val="004B7166"/>
    <w:rsid w:val="004B7B91"/>
    <w:rsid w:val="004B7F6D"/>
    <w:rsid w:val="004C0268"/>
    <w:rsid w:val="004C1BD5"/>
    <w:rsid w:val="004C26DC"/>
    <w:rsid w:val="004C4B56"/>
    <w:rsid w:val="004C4D67"/>
    <w:rsid w:val="004C5790"/>
    <w:rsid w:val="004C5D9D"/>
    <w:rsid w:val="004C6395"/>
    <w:rsid w:val="004D01E0"/>
    <w:rsid w:val="004D03F7"/>
    <w:rsid w:val="004D1460"/>
    <w:rsid w:val="004D3843"/>
    <w:rsid w:val="004D7161"/>
    <w:rsid w:val="004E0E67"/>
    <w:rsid w:val="004E13C0"/>
    <w:rsid w:val="004E3ADD"/>
    <w:rsid w:val="004E68C1"/>
    <w:rsid w:val="004E76BD"/>
    <w:rsid w:val="004F03E2"/>
    <w:rsid w:val="004F3B20"/>
    <w:rsid w:val="004F5EEA"/>
    <w:rsid w:val="004F6C54"/>
    <w:rsid w:val="004F7C28"/>
    <w:rsid w:val="00504B7A"/>
    <w:rsid w:val="005051CE"/>
    <w:rsid w:val="005108D2"/>
    <w:rsid w:val="00511765"/>
    <w:rsid w:val="005124EB"/>
    <w:rsid w:val="00515040"/>
    <w:rsid w:val="0051650B"/>
    <w:rsid w:val="0051677C"/>
    <w:rsid w:val="00522D62"/>
    <w:rsid w:val="005312BB"/>
    <w:rsid w:val="00532604"/>
    <w:rsid w:val="00533BB1"/>
    <w:rsid w:val="0053624B"/>
    <w:rsid w:val="00537DD8"/>
    <w:rsid w:val="00541888"/>
    <w:rsid w:val="00543F1B"/>
    <w:rsid w:val="005456D5"/>
    <w:rsid w:val="00545B01"/>
    <w:rsid w:val="005461DC"/>
    <w:rsid w:val="00551E2B"/>
    <w:rsid w:val="005520A9"/>
    <w:rsid w:val="00555CCA"/>
    <w:rsid w:val="005568E3"/>
    <w:rsid w:val="0056318D"/>
    <w:rsid w:val="00563411"/>
    <w:rsid w:val="00563F1C"/>
    <w:rsid w:val="005643D6"/>
    <w:rsid w:val="00571661"/>
    <w:rsid w:val="005724FD"/>
    <w:rsid w:val="0057489E"/>
    <w:rsid w:val="0058238D"/>
    <w:rsid w:val="00587C70"/>
    <w:rsid w:val="00587F5B"/>
    <w:rsid w:val="00590BA2"/>
    <w:rsid w:val="00594561"/>
    <w:rsid w:val="0059481A"/>
    <w:rsid w:val="005949E6"/>
    <w:rsid w:val="005A30A2"/>
    <w:rsid w:val="005A644D"/>
    <w:rsid w:val="005A798D"/>
    <w:rsid w:val="005B08C5"/>
    <w:rsid w:val="005B12E4"/>
    <w:rsid w:val="005B2081"/>
    <w:rsid w:val="005B4509"/>
    <w:rsid w:val="005C2C6A"/>
    <w:rsid w:val="005C6C26"/>
    <w:rsid w:val="005D2C66"/>
    <w:rsid w:val="005D41DE"/>
    <w:rsid w:val="005D59B7"/>
    <w:rsid w:val="005D6058"/>
    <w:rsid w:val="005E13C0"/>
    <w:rsid w:val="005E4A96"/>
    <w:rsid w:val="005F1C5C"/>
    <w:rsid w:val="005F26DB"/>
    <w:rsid w:val="005F32E4"/>
    <w:rsid w:val="005F4107"/>
    <w:rsid w:val="005F5C4E"/>
    <w:rsid w:val="00606CCF"/>
    <w:rsid w:val="006070B2"/>
    <w:rsid w:val="00607274"/>
    <w:rsid w:val="00607DF6"/>
    <w:rsid w:val="0061403E"/>
    <w:rsid w:val="006245FF"/>
    <w:rsid w:val="00626E72"/>
    <w:rsid w:val="0062750C"/>
    <w:rsid w:val="00630718"/>
    <w:rsid w:val="00631415"/>
    <w:rsid w:val="006318B8"/>
    <w:rsid w:val="006332B4"/>
    <w:rsid w:val="00634667"/>
    <w:rsid w:val="006352E3"/>
    <w:rsid w:val="006376C5"/>
    <w:rsid w:val="00640236"/>
    <w:rsid w:val="006420FD"/>
    <w:rsid w:val="00642ACE"/>
    <w:rsid w:val="00643D52"/>
    <w:rsid w:val="00643EFD"/>
    <w:rsid w:val="006444B5"/>
    <w:rsid w:val="006455F6"/>
    <w:rsid w:val="0064670D"/>
    <w:rsid w:val="00646B86"/>
    <w:rsid w:val="00647107"/>
    <w:rsid w:val="00647648"/>
    <w:rsid w:val="00650471"/>
    <w:rsid w:val="0065066B"/>
    <w:rsid w:val="006543D6"/>
    <w:rsid w:val="006550C8"/>
    <w:rsid w:val="00655EAA"/>
    <w:rsid w:val="00656BF2"/>
    <w:rsid w:val="00657599"/>
    <w:rsid w:val="00662BF9"/>
    <w:rsid w:val="0066382D"/>
    <w:rsid w:val="006650AB"/>
    <w:rsid w:val="00666B86"/>
    <w:rsid w:val="00666BA5"/>
    <w:rsid w:val="00667819"/>
    <w:rsid w:val="00667E89"/>
    <w:rsid w:val="006707AB"/>
    <w:rsid w:val="00673F60"/>
    <w:rsid w:val="006742F9"/>
    <w:rsid w:val="00674C73"/>
    <w:rsid w:val="00676B2D"/>
    <w:rsid w:val="00687B99"/>
    <w:rsid w:val="00687C48"/>
    <w:rsid w:val="00690D63"/>
    <w:rsid w:val="0069151F"/>
    <w:rsid w:val="00692D8F"/>
    <w:rsid w:val="00692F55"/>
    <w:rsid w:val="00692F61"/>
    <w:rsid w:val="00694228"/>
    <w:rsid w:val="006953CE"/>
    <w:rsid w:val="006A005D"/>
    <w:rsid w:val="006A02E8"/>
    <w:rsid w:val="006A1298"/>
    <w:rsid w:val="006A2B57"/>
    <w:rsid w:val="006A6BFF"/>
    <w:rsid w:val="006A7757"/>
    <w:rsid w:val="006A7D52"/>
    <w:rsid w:val="006B0D2B"/>
    <w:rsid w:val="006B2E21"/>
    <w:rsid w:val="006B68C6"/>
    <w:rsid w:val="006C5607"/>
    <w:rsid w:val="006D2AC9"/>
    <w:rsid w:val="006D3454"/>
    <w:rsid w:val="006D509A"/>
    <w:rsid w:val="006D6F96"/>
    <w:rsid w:val="006D7F8E"/>
    <w:rsid w:val="006E1EDC"/>
    <w:rsid w:val="006E2FB6"/>
    <w:rsid w:val="006E361E"/>
    <w:rsid w:val="006E576B"/>
    <w:rsid w:val="006E58AD"/>
    <w:rsid w:val="006F0829"/>
    <w:rsid w:val="006F0B18"/>
    <w:rsid w:val="006F2A18"/>
    <w:rsid w:val="006F34A7"/>
    <w:rsid w:val="006F34FE"/>
    <w:rsid w:val="00700293"/>
    <w:rsid w:val="00700932"/>
    <w:rsid w:val="00700D9A"/>
    <w:rsid w:val="0070387B"/>
    <w:rsid w:val="00705105"/>
    <w:rsid w:val="007108B6"/>
    <w:rsid w:val="00713073"/>
    <w:rsid w:val="007138B6"/>
    <w:rsid w:val="0071425B"/>
    <w:rsid w:val="00715872"/>
    <w:rsid w:val="00720C40"/>
    <w:rsid w:val="0072241E"/>
    <w:rsid w:val="00722609"/>
    <w:rsid w:val="0073041B"/>
    <w:rsid w:val="00730D01"/>
    <w:rsid w:val="00730E6D"/>
    <w:rsid w:val="0073374B"/>
    <w:rsid w:val="007348EF"/>
    <w:rsid w:val="00735EC9"/>
    <w:rsid w:val="00736193"/>
    <w:rsid w:val="00736F7A"/>
    <w:rsid w:val="00746A62"/>
    <w:rsid w:val="00747A3C"/>
    <w:rsid w:val="00747BBF"/>
    <w:rsid w:val="007519A4"/>
    <w:rsid w:val="007530CB"/>
    <w:rsid w:val="007555BA"/>
    <w:rsid w:val="00755780"/>
    <w:rsid w:val="00755D0A"/>
    <w:rsid w:val="00756C4D"/>
    <w:rsid w:val="007627B8"/>
    <w:rsid w:val="007630ED"/>
    <w:rsid w:val="00763109"/>
    <w:rsid w:val="007635FB"/>
    <w:rsid w:val="00764801"/>
    <w:rsid w:val="0077153E"/>
    <w:rsid w:val="007731A1"/>
    <w:rsid w:val="00774A68"/>
    <w:rsid w:val="00775DD2"/>
    <w:rsid w:val="007765D1"/>
    <w:rsid w:val="00780458"/>
    <w:rsid w:val="0078217C"/>
    <w:rsid w:val="00783B3A"/>
    <w:rsid w:val="00783F1C"/>
    <w:rsid w:val="00790400"/>
    <w:rsid w:val="00790629"/>
    <w:rsid w:val="0079602B"/>
    <w:rsid w:val="00796F68"/>
    <w:rsid w:val="007975B2"/>
    <w:rsid w:val="007A0246"/>
    <w:rsid w:val="007A4981"/>
    <w:rsid w:val="007B0345"/>
    <w:rsid w:val="007B16CF"/>
    <w:rsid w:val="007B1ED8"/>
    <w:rsid w:val="007B2EC1"/>
    <w:rsid w:val="007B595D"/>
    <w:rsid w:val="007B5DB5"/>
    <w:rsid w:val="007C05CD"/>
    <w:rsid w:val="007C0733"/>
    <w:rsid w:val="007C247D"/>
    <w:rsid w:val="007D15C3"/>
    <w:rsid w:val="007D261B"/>
    <w:rsid w:val="007D3955"/>
    <w:rsid w:val="007D446B"/>
    <w:rsid w:val="007D53BE"/>
    <w:rsid w:val="007D548D"/>
    <w:rsid w:val="007D54D4"/>
    <w:rsid w:val="007D77C0"/>
    <w:rsid w:val="007E1C39"/>
    <w:rsid w:val="007E4D6E"/>
    <w:rsid w:val="007E4D72"/>
    <w:rsid w:val="007E5DAC"/>
    <w:rsid w:val="007F1045"/>
    <w:rsid w:val="007F1F00"/>
    <w:rsid w:val="007F2027"/>
    <w:rsid w:val="007F7F12"/>
    <w:rsid w:val="008017FD"/>
    <w:rsid w:val="00802AA6"/>
    <w:rsid w:val="00804456"/>
    <w:rsid w:val="00806EEC"/>
    <w:rsid w:val="008070A2"/>
    <w:rsid w:val="008116D9"/>
    <w:rsid w:val="00811900"/>
    <w:rsid w:val="00815B5A"/>
    <w:rsid w:val="00815FB4"/>
    <w:rsid w:val="00816C65"/>
    <w:rsid w:val="008177AF"/>
    <w:rsid w:val="00820859"/>
    <w:rsid w:val="00824429"/>
    <w:rsid w:val="00825638"/>
    <w:rsid w:val="00833319"/>
    <w:rsid w:val="0083697A"/>
    <w:rsid w:val="00840A03"/>
    <w:rsid w:val="00841EFA"/>
    <w:rsid w:val="00842E04"/>
    <w:rsid w:val="008465B1"/>
    <w:rsid w:val="0085555A"/>
    <w:rsid w:val="00855A40"/>
    <w:rsid w:val="0086123E"/>
    <w:rsid w:val="008647B1"/>
    <w:rsid w:val="00864823"/>
    <w:rsid w:val="00864AAA"/>
    <w:rsid w:val="008661CC"/>
    <w:rsid w:val="00867911"/>
    <w:rsid w:val="0087062E"/>
    <w:rsid w:val="00871693"/>
    <w:rsid w:val="00871E8B"/>
    <w:rsid w:val="00874165"/>
    <w:rsid w:val="008816BF"/>
    <w:rsid w:val="00883965"/>
    <w:rsid w:val="00884B41"/>
    <w:rsid w:val="00887A4B"/>
    <w:rsid w:val="00893058"/>
    <w:rsid w:val="00896A13"/>
    <w:rsid w:val="008A24BE"/>
    <w:rsid w:val="008A3C47"/>
    <w:rsid w:val="008A4FC2"/>
    <w:rsid w:val="008A57DD"/>
    <w:rsid w:val="008A740F"/>
    <w:rsid w:val="008A7BEB"/>
    <w:rsid w:val="008B11D4"/>
    <w:rsid w:val="008B14E3"/>
    <w:rsid w:val="008B4713"/>
    <w:rsid w:val="008B7E51"/>
    <w:rsid w:val="008C054D"/>
    <w:rsid w:val="008C11B5"/>
    <w:rsid w:val="008C2C62"/>
    <w:rsid w:val="008C4DF3"/>
    <w:rsid w:val="008C5B74"/>
    <w:rsid w:val="008C6274"/>
    <w:rsid w:val="008C6552"/>
    <w:rsid w:val="008C6DD1"/>
    <w:rsid w:val="008D2531"/>
    <w:rsid w:val="008D3C54"/>
    <w:rsid w:val="008E4278"/>
    <w:rsid w:val="008E4558"/>
    <w:rsid w:val="008E4C8A"/>
    <w:rsid w:val="008E73BE"/>
    <w:rsid w:val="008F5F33"/>
    <w:rsid w:val="008F7C11"/>
    <w:rsid w:val="008F7FE1"/>
    <w:rsid w:val="00900939"/>
    <w:rsid w:val="00902CEE"/>
    <w:rsid w:val="009034F3"/>
    <w:rsid w:val="009068B0"/>
    <w:rsid w:val="00910C68"/>
    <w:rsid w:val="009112A8"/>
    <w:rsid w:val="00911F14"/>
    <w:rsid w:val="009166D8"/>
    <w:rsid w:val="00916B21"/>
    <w:rsid w:val="00916FBC"/>
    <w:rsid w:val="00924E23"/>
    <w:rsid w:val="00927350"/>
    <w:rsid w:val="00927973"/>
    <w:rsid w:val="00930E11"/>
    <w:rsid w:val="009317E7"/>
    <w:rsid w:val="00933040"/>
    <w:rsid w:val="00936BE7"/>
    <w:rsid w:val="00937EDF"/>
    <w:rsid w:val="00950820"/>
    <w:rsid w:val="00954CD9"/>
    <w:rsid w:val="0095747D"/>
    <w:rsid w:val="0096054C"/>
    <w:rsid w:val="00962CAD"/>
    <w:rsid w:val="00962D8D"/>
    <w:rsid w:val="00962E84"/>
    <w:rsid w:val="00963C80"/>
    <w:rsid w:val="00963D6F"/>
    <w:rsid w:val="009665EA"/>
    <w:rsid w:val="00966E72"/>
    <w:rsid w:val="009676AF"/>
    <w:rsid w:val="009707C1"/>
    <w:rsid w:val="00973F13"/>
    <w:rsid w:val="00976450"/>
    <w:rsid w:val="009767B5"/>
    <w:rsid w:val="00976980"/>
    <w:rsid w:val="00977A5F"/>
    <w:rsid w:val="00982834"/>
    <w:rsid w:val="00985AAA"/>
    <w:rsid w:val="00986D7A"/>
    <w:rsid w:val="00987C71"/>
    <w:rsid w:val="00991386"/>
    <w:rsid w:val="00997337"/>
    <w:rsid w:val="009A01C0"/>
    <w:rsid w:val="009A0850"/>
    <w:rsid w:val="009A175F"/>
    <w:rsid w:val="009A3336"/>
    <w:rsid w:val="009A408C"/>
    <w:rsid w:val="009A62E6"/>
    <w:rsid w:val="009B0279"/>
    <w:rsid w:val="009B0280"/>
    <w:rsid w:val="009B4D64"/>
    <w:rsid w:val="009B5585"/>
    <w:rsid w:val="009B7260"/>
    <w:rsid w:val="009B7F96"/>
    <w:rsid w:val="009C0140"/>
    <w:rsid w:val="009C283B"/>
    <w:rsid w:val="009C3C0A"/>
    <w:rsid w:val="009C58EA"/>
    <w:rsid w:val="009D28B0"/>
    <w:rsid w:val="009D4B00"/>
    <w:rsid w:val="009D4B3F"/>
    <w:rsid w:val="009D4D3F"/>
    <w:rsid w:val="009D5179"/>
    <w:rsid w:val="009D7CA6"/>
    <w:rsid w:val="009E2336"/>
    <w:rsid w:val="009E29C9"/>
    <w:rsid w:val="009F05EA"/>
    <w:rsid w:val="009F1AFE"/>
    <w:rsid w:val="009F24FC"/>
    <w:rsid w:val="009F3065"/>
    <w:rsid w:val="009F3FD3"/>
    <w:rsid w:val="009F42B2"/>
    <w:rsid w:val="009F4D49"/>
    <w:rsid w:val="009F7417"/>
    <w:rsid w:val="00A013DD"/>
    <w:rsid w:val="00A03540"/>
    <w:rsid w:val="00A03D97"/>
    <w:rsid w:val="00A05BE4"/>
    <w:rsid w:val="00A10257"/>
    <w:rsid w:val="00A114AB"/>
    <w:rsid w:val="00A11E48"/>
    <w:rsid w:val="00A12D19"/>
    <w:rsid w:val="00A13094"/>
    <w:rsid w:val="00A1327B"/>
    <w:rsid w:val="00A13F5E"/>
    <w:rsid w:val="00A14035"/>
    <w:rsid w:val="00A16CD6"/>
    <w:rsid w:val="00A21191"/>
    <w:rsid w:val="00A22938"/>
    <w:rsid w:val="00A26355"/>
    <w:rsid w:val="00A278A0"/>
    <w:rsid w:val="00A30951"/>
    <w:rsid w:val="00A30C55"/>
    <w:rsid w:val="00A3118B"/>
    <w:rsid w:val="00A34CEE"/>
    <w:rsid w:val="00A35C65"/>
    <w:rsid w:val="00A45B9A"/>
    <w:rsid w:val="00A522F9"/>
    <w:rsid w:val="00A532ED"/>
    <w:rsid w:val="00A56675"/>
    <w:rsid w:val="00A574B0"/>
    <w:rsid w:val="00A62071"/>
    <w:rsid w:val="00A63C78"/>
    <w:rsid w:val="00A63FBD"/>
    <w:rsid w:val="00A652EE"/>
    <w:rsid w:val="00A718FB"/>
    <w:rsid w:val="00A729F3"/>
    <w:rsid w:val="00A76A86"/>
    <w:rsid w:val="00A7738A"/>
    <w:rsid w:val="00A820EA"/>
    <w:rsid w:val="00A90872"/>
    <w:rsid w:val="00A917DA"/>
    <w:rsid w:val="00A91EDE"/>
    <w:rsid w:val="00A92B67"/>
    <w:rsid w:val="00A96530"/>
    <w:rsid w:val="00AA012E"/>
    <w:rsid w:val="00AA0179"/>
    <w:rsid w:val="00AA173D"/>
    <w:rsid w:val="00AA1EDE"/>
    <w:rsid w:val="00AB383C"/>
    <w:rsid w:val="00AB521E"/>
    <w:rsid w:val="00AB63C5"/>
    <w:rsid w:val="00AB756A"/>
    <w:rsid w:val="00AB7B9D"/>
    <w:rsid w:val="00AC0960"/>
    <w:rsid w:val="00AC0AEA"/>
    <w:rsid w:val="00AC4E71"/>
    <w:rsid w:val="00AD24E7"/>
    <w:rsid w:val="00AD44F8"/>
    <w:rsid w:val="00AD4A26"/>
    <w:rsid w:val="00AE3E43"/>
    <w:rsid w:val="00AE7396"/>
    <w:rsid w:val="00AE7903"/>
    <w:rsid w:val="00AF25C4"/>
    <w:rsid w:val="00AF3BFD"/>
    <w:rsid w:val="00AF4A9B"/>
    <w:rsid w:val="00B01857"/>
    <w:rsid w:val="00B01898"/>
    <w:rsid w:val="00B034A8"/>
    <w:rsid w:val="00B036F9"/>
    <w:rsid w:val="00B04581"/>
    <w:rsid w:val="00B10031"/>
    <w:rsid w:val="00B1012E"/>
    <w:rsid w:val="00B1030A"/>
    <w:rsid w:val="00B155BA"/>
    <w:rsid w:val="00B17D74"/>
    <w:rsid w:val="00B2181D"/>
    <w:rsid w:val="00B238EC"/>
    <w:rsid w:val="00B306B9"/>
    <w:rsid w:val="00B344FB"/>
    <w:rsid w:val="00B41884"/>
    <w:rsid w:val="00B42033"/>
    <w:rsid w:val="00B43571"/>
    <w:rsid w:val="00B440C7"/>
    <w:rsid w:val="00B511BE"/>
    <w:rsid w:val="00B547AE"/>
    <w:rsid w:val="00B56819"/>
    <w:rsid w:val="00B64634"/>
    <w:rsid w:val="00B655B5"/>
    <w:rsid w:val="00B719C0"/>
    <w:rsid w:val="00B72DC4"/>
    <w:rsid w:val="00B72F18"/>
    <w:rsid w:val="00B75D3A"/>
    <w:rsid w:val="00B83637"/>
    <w:rsid w:val="00B8488A"/>
    <w:rsid w:val="00B8602C"/>
    <w:rsid w:val="00B8642B"/>
    <w:rsid w:val="00B86AB2"/>
    <w:rsid w:val="00B86D2B"/>
    <w:rsid w:val="00B875A9"/>
    <w:rsid w:val="00B90763"/>
    <w:rsid w:val="00B91063"/>
    <w:rsid w:val="00B91672"/>
    <w:rsid w:val="00B91C48"/>
    <w:rsid w:val="00B92838"/>
    <w:rsid w:val="00B93144"/>
    <w:rsid w:val="00B93291"/>
    <w:rsid w:val="00B94603"/>
    <w:rsid w:val="00B9743A"/>
    <w:rsid w:val="00BA3D37"/>
    <w:rsid w:val="00BA47DC"/>
    <w:rsid w:val="00BA4826"/>
    <w:rsid w:val="00BA57CD"/>
    <w:rsid w:val="00BA6B54"/>
    <w:rsid w:val="00BA7B4E"/>
    <w:rsid w:val="00BB26DF"/>
    <w:rsid w:val="00BB33E8"/>
    <w:rsid w:val="00BC051C"/>
    <w:rsid w:val="00BC7B3D"/>
    <w:rsid w:val="00BD047A"/>
    <w:rsid w:val="00BD0C8C"/>
    <w:rsid w:val="00BD6686"/>
    <w:rsid w:val="00BD7F63"/>
    <w:rsid w:val="00BE01EE"/>
    <w:rsid w:val="00BE2F12"/>
    <w:rsid w:val="00BE3F29"/>
    <w:rsid w:val="00C0096C"/>
    <w:rsid w:val="00C01780"/>
    <w:rsid w:val="00C03CC5"/>
    <w:rsid w:val="00C04A6E"/>
    <w:rsid w:val="00C075C6"/>
    <w:rsid w:val="00C07CF7"/>
    <w:rsid w:val="00C12099"/>
    <w:rsid w:val="00C12275"/>
    <w:rsid w:val="00C131FB"/>
    <w:rsid w:val="00C1541F"/>
    <w:rsid w:val="00C158D0"/>
    <w:rsid w:val="00C16926"/>
    <w:rsid w:val="00C16D41"/>
    <w:rsid w:val="00C2215A"/>
    <w:rsid w:val="00C22AEC"/>
    <w:rsid w:val="00C26DFA"/>
    <w:rsid w:val="00C3005C"/>
    <w:rsid w:val="00C32C19"/>
    <w:rsid w:val="00C408A6"/>
    <w:rsid w:val="00C4125D"/>
    <w:rsid w:val="00C50E3E"/>
    <w:rsid w:val="00C521B5"/>
    <w:rsid w:val="00C53926"/>
    <w:rsid w:val="00C57284"/>
    <w:rsid w:val="00C62134"/>
    <w:rsid w:val="00C62D84"/>
    <w:rsid w:val="00C63BA9"/>
    <w:rsid w:val="00C63FE1"/>
    <w:rsid w:val="00C65DD1"/>
    <w:rsid w:val="00C71D51"/>
    <w:rsid w:val="00C72118"/>
    <w:rsid w:val="00C737E8"/>
    <w:rsid w:val="00C76EDD"/>
    <w:rsid w:val="00C8192A"/>
    <w:rsid w:val="00C81D7A"/>
    <w:rsid w:val="00C82866"/>
    <w:rsid w:val="00C83D13"/>
    <w:rsid w:val="00C84F0B"/>
    <w:rsid w:val="00C90E25"/>
    <w:rsid w:val="00C91C07"/>
    <w:rsid w:val="00C931DF"/>
    <w:rsid w:val="00CA262F"/>
    <w:rsid w:val="00CA301F"/>
    <w:rsid w:val="00CB3573"/>
    <w:rsid w:val="00CB5A85"/>
    <w:rsid w:val="00CB70F9"/>
    <w:rsid w:val="00CC0BC3"/>
    <w:rsid w:val="00CC2477"/>
    <w:rsid w:val="00CC2B9A"/>
    <w:rsid w:val="00CC6F94"/>
    <w:rsid w:val="00CD0179"/>
    <w:rsid w:val="00CD0494"/>
    <w:rsid w:val="00CD05D7"/>
    <w:rsid w:val="00CD0820"/>
    <w:rsid w:val="00CD0DAC"/>
    <w:rsid w:val="00CD10AF"/>
    <w:rsid w:val="00CD2628"/>
    <w:rsid w:val="00CD3DA6"/>
    <w:rsid w:val="00CE1592"/>
    <w:rsid w:val="00CE1792"/>
    <w:rsid w:val="00CE3813"/>
    <w:rsid w:val="00CE3D8C"/>
    <w:rsid w:val="00CE4688"/>
    <w:rsid w:val="00CE473E"/>
    <w:rsid w:val="00CE54CF"/>
    <w:rsid w:val="00CE674A"/>
    <w:rsid w:val="00CE72AB"/>
    <w:rsid w:val="00CE7905"/>
    <w:rsid w:val="00CF0F51"/>
    <w:rsid w:val="00CF2D43"/>
    <w:rsid w:val="00CF3CBD"/>
    <w:rsid w:val="00D0018F"/>
    <w:rsid w:val="00D00F55"/>
    <w:rsid w:val="00D06133"/>
    <w:rsid w:val="00D106FD"/>
    <w:rsid w:val="00D118EA"/>
    <w:rsid w:val="00D147F9"/>
    <w:rsid w:val="00D15623"/>
    <w:rsid w:val="00D2117F"/>
    <w:rsid w:val="00D21924"/>
    <w:rsid w:val="00D21C4F"/>
    <w:rsid w:val="00D237AF"/>
    <w:rsid w:val="00D24F03"/>
    <w:rsid w:val="00D25C55"/>
    <w:rsid w:val="00D33FA1"/>
    <w:rsid w:val="00D37F73"/>
    <w:rsid w:val="00D4225F"/>
    <w:rsid w:val="00D47DF1"/>
    <w:rsid w:val="00D564D7"/>
    <w:rsid w:val="00D6221C"/>
    <w:rsid w:val="00D6262E"/>
    <w:rsid w:val="00D64526"/>
    <w:rsid w:val="00D65457"/>
    <w:rsid w:val="00D72136"/>
    <w:rsid w:val="00D734B6"/>
    <w:rsid w:val="00D73DF4"/>
    <w:rsid w:val="00D7405F"/>
    <w:rsid w:val="00D75026"/>
    <w:rsid w:val="00D80CBE"/>
    <w:rsid w:val="00D83569"/>
    <w:rsid w:val="00D854BE"/>
    <w:rsid w:val="00D92412"/>
    <w:rsid w:val="00D94BA2"/>
    <w:rsid w:val="00D96827"/>
    <w:rsid w:val="00DA18D4"/>
    <w:rsid w:val="00DA4C45"/>
    <w:rsid w:val="00DA4F49"/>
    <w:rsid w:val="00DA53B7"/>
    <w:rsid w:val="00DB12D3"/>
    <w:rsid w:val="00DB16CA"/>
    <w:rsid w:val="00DB217F"/>
    <w:rsid w:val="00DB3DD0"/>
    <w:rsid w:val="00DB414A"/>
    <w:rsid w:val="00DB4558"/>
    <w:rsid w:val="00DB6888"/>
    <w:rsid w:val="00DB6960"/>
    <w:rsid w:val="00DB6F02"/>
    <w:rsid w:val="00DB7CDD"/>
    <w:rsid w:val="00DC0171"/>
    <w:rsid w:val="00DC19DC"/>
    <w:rsid w:val="00DC1F6B"/>
    <w:rsid w:val="00DC3486"/>
    <w:rsid w:val="00DC40BA"/>
    <w:rsid w:val="00DC5966"/>
    <w:rsid w:val="00DC6B00"/>
    <w:rsid w:val="00DD000E"/>
    <w:rsid w:val="00DD609D"/>
    <w:rsid w:val="00DD6BD4"/>
    <w:rsid w:val="00DE1211"/>
    <w:rsid w:val="00DE25B0"/>
    <w:rsid w:val="00DE642E"/>
    <w:rsid w:val="00DE7712"/>
    <w:rsid w:val="00DF0CCF"/>
    <w:rsid w:val="00DF3309"/>
    <w:rsid w:val="00DF4276"/>
    <w:rsid w:val="00DF5FF5"/>
    <w:rsid w:val="00DF6122"/>
    <w:rsid w:val="00E0320B"/>
    <w:rsid w:val="00E04406"/>
    <w:rsid w:val="00E04C30"/>
    <w:rsid w:val="00E05228"/>
    <w:rsid w:val="00E06F12"/>
    <w:rsid w:val="00E12B41"/>
    <w:rsid w:val="00E13B41"/>
    <w:rsid w:val="00E15C66"/>
    <w:rsid w:val="00E16517"/>
    <w:rsid w:val="00E2772D"/>
    <w:rsid w:val="00E310EE"/>
    <w:rsid w:val="00E3207E"/>
    <w:rsid w:val="00E35913"/>
    <w:rsid w:val="00E50B53"/>
    <w:rsid w:val="00E524A5"/>
    <w:rsid w:val="00E56C7D"/>
    <w:rsid w:val="00E60145"/>
    <w:rsid w:val="00E60472"/>
    <w:rsid w:val="00E64376"/>
    <w:rsid w:val="00E64891"/>
    <w:rsid w:val="00E6624F"/>
    <w:rsid w:val="00E6788C"/>
    <w:rsid w:val="00E717F0"/>
    <w:rsid w:val="00E730AF"/>
    <w:rsid w:val="00E8185A"/>
    <w:rsid w:val="00E81C4B"/>
    <w:rsid w:val="00E82529"/>
    <w:rsid w:val="00E83063"/>
    <w:rsid w:val="00E830AC"/>
    <w:rsid w:val="00E84036"/>
    <w:rsid w:val="00E869C0"/>
    <w:rsid w:val="00E86A7F"/>
    <w:rsid w:val="00E872F2"/>
    <w:rsid w:val="00E8748F"/>
    <w:rsid w:val="00E87B25"/>
    <w:rsid w:val="00E87C5E"/>
    <w:rsid w:val="00E92D6B"/>
    <w:rsid w:val="00E940DB"/>
    <w:rsid w:val="00E97922"/>
    <w:rsid w:val="00EA0BC0"/>
    <w:rsid w:val="00EA3F71"/>
    <w:rsid w:val="00EA4931"/>
    <w:rsid w:val="00EB1409"/>
    <w:rsid w:val="00EB2489"/>
    <w:rsid w:val="00EB26C2"/>
    <w:rsid w:val="00EB3439"/>
    <w:rsid w:val="00EB4F2A"/>
    <w:rsid w:val="00EB50A4"/>
    <w:rsid w:val="00EB5EED"/>
    <w:rsid w:val="00EB6098"/>
    <w:rsid w:val="00EC3F7B"/>
    <w:rsid w:val="00EC7BE1"/>
    <w:rsid w:val="00ED0E8D"/>
    <w:rsid w:val="00ED6DED"/>
    <w:rsid w:val="00EE0632"/>
    <w:rsid w:val="00EE24ED"/>
    <w:rsid w:val="00EE34FD"/>
    <w:rsid w:val="00EE35E8"/>
    <w:rsid w:val="00EF56EF"/>
    <w:rsid w:val="00EF687E"/>
    <w:rsid w:val="00EF6D72"/>
    <w:rsid w:val="00F018DB"/>
    <w:rsid w:val="00F03FD9"/>
    <w:rsid w:val="00F06D7E"/>
    <w:rsid w:val="00F06EA1"/>
    <w:rsid w:val="00F07313"/>
    <w:rsid w:val="00F10807"/>
    <w:rsid w:val="00F163BB"/>
    <w:rsid w:val="00F16538"/>
    <w:rsid w:val="00F22E44"/>
    <w:rsid w:val="00F22F7F"/>
    <w:rsid w:val="00F23E3A"/>
    <w:rsid w:val="00F24331"/>
    <w:rsid w:val="00F26169"/>
    <w:rsid w:val="00F26748"/>
    <w:rsid w:val="00F312BA"/>
    <w:rsid w:val="00F32FCE"/>
    <w:rsid w:val="00F3330A"/>
    <w:rsid w:val="00F346A8"/>
    <w:rsid w:val="00F35501"/>
    <w:rsid w:val="00F37DEC"/>
    <w:rsid w:val="00F41A9C"/>
    <w:rsid w:val="00F41E9C"/>
    <w:rsid w:val="00F42960"/>
    <w:rsid w:val="00F43704"/>
    <w:rsid w:val="00F44CE3"/>
    <w:rsid w:val="00F45E04"/>
    <w:rsid w:val="00F474AE"/>
    <w:rsid w:val="00F50A7B"/>
    <w:rsid w:val="00F50D66"/>
    <w:rsid w:val="00F52B7C"/>
    <w:rsid w:val="00F54A93"/>
    <w:rsid w:val="00F564F2"/>
    <w:rsid w:val="00F6377D"/>
    <w:rsid w:val="00F6395E"/>
    <w:rsid w:val="00F644C1"/>
    <w:rsid w:val="00F66837"/>
    <w:rsid w:val="00F70A52"/>
    <w:rsid w:val="00F70BF0"/>
    <w:rsid w:val="00F716B7"/>
    <w:rsid w:val="00F719CA"/>
    <w:rsid w:val="00F72CD4"/>
    <w:rsid w:val="00F75A48"/>
    <w:rsid w:val="00F75C8B"/>
    <w:rsid w:val="00F76209"/>
    <w:rsid w:val="00F76E5C"/>
    <w:rsid w:val="00F80174"/>
    <w:rsid w:val="00F82557"/>
    <w:rsid w:val="00F8341A"/>
    <w:rsid w:val="00F85C87"/>
    <w:rsid w:val="00F8609A"/>
    <w:rsid w:val="00F95FDA"/>
    <w:rsid w:val="00F96C11"/>
    <w:rsid w:val="00FA1CBE"/>
    <w:rsid w:val="00FA2D7B"/>
    <w:rsid w:val="00FA4342"/>
    <w:rsid w:val="00FA57CE"/>
    <w:rsid w:val="00FA6019"/>
    <w:rsid w:val="00FA6C67"/>
    <w:rsid w:val="00FA78DC"/>
    <w:rsid w:val="00FB0292"/>
    <w:rsid w:val="00FB1FF6"/>
    <w:rsid w:val="00FB461E"/>
    <w:rsid w:val="00FB4C16"/>
    <w:rsid w:val="00FC1B62"/>
    <w:rsid w:val="00FC3272"/>
    <w:rsid w:val="00FC67D8"/>
    <w:rsid w:val="00FC7785"/>
    <w:rsid w:val="00FD3A1C"/>
    <w:rsid w:val="00FE2E3B"/>
    <w:rsid w:val="00FE3644"/>
    <w:rsid w:val="00FE3FE7"/>
    <w:rsid w:val="00FE4D59"/>
    <w:rsid w:val="00FF0718"/>
    <w:rsid w:val="00FF1CCC"/>
    <w:rsid w:val="00FF38C8"/>
    <w:rsid w:val="00FF3911"/>
    <w:rsid w:val="00FF4B93"/>
    <w:rsid w:val="00FF5565"/>
    <w:rsid w:val="00FF7157"/>
  </w:rsids>
  <m:mathPr>
    <m:mathFont m:val="Cambria Math"/>
    <m:brkBin m:val="before"/>
    <m:brkBinSub m:val="--"/>
    <m:smallFrac m:val="0"/>
    <m:dispDef/>
    <m:lMargin m:val="0"/>
    <m:rMargin m:val="0"/>
    <m:defJc m:val="centerGroup"/>
    <m:wrapIndent m:val="1440"/>
    <m:intLim m:val="subSup"/>
    <m:naryLim m:val="undOvr"/>
  </m:mathPr>
  <w:themeFontLang w:val="en-US" w:eastAsia="zh-TW"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115103"/>
  <w15:docId w15:val="{4A29BDBC-7884-43CC-A875-0DED7B606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lsdException w:name="Quote" w:uiPriority="2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Standard"/>
    <w:qFormat/>
    <w:rsid w:val="003F0BAA"/>
    <w:pPr>
      <w:spacing w:after="240" w:line="280" w:lineRule="atLeast"/>
      <w:jc w:val="both"/>
    </w:pPr>
    <w:rPr>
      <w:rFonts w:ascii="Calibri" w:hAnsi="Calibri"/>
      <w:sz w:val="24"/>
      <w:szCs w:val="24"/>
      <w:lang w:val="de-DE" w:eastAsia="de-DE"/>
    </w:rPr>
  </w:style>
  <w:style w:type="paragraph" w:styleId="Heading1">
    <w:name w:val="heading 1"/>
    <w:aliases w:val="#Head1,Article Heading"/>
    <w:basedOn w:val="EinzugA0"/>
    <w:next w:val="A1"/>
    <w:qFormat/>
    <w:rsid w:val="00871E8B"/>
    <w:pPr>
      <w:numPr>
        <w:numId w:val="12"/>
      </w:numPr>
      <w:outlineLvl w:val="0"/>
    </w:pPr>
    <w:rPr>
      <w:b/>
      <w:kern w:val="28"/>
    </w:rPr>
  </w:style>
  <w:style w:type="paragraph" w:styleId="Heading2">
    <w:name w:val="heading 2"/>
    <w:aliases w:val="#Head2,Section Heading"/>
    <w:basedOn w:val="EinzugA0"/>
    <w:next w:val="A1"/>
    <w:qFormat/>
    <w:rsid w:val="00871E8B"/>
    <w:pPr>
      <w:numPr>
        <w:ilvl w:val="1"/>
        <w:numId w:val="12"/>
      </w:numPr>
      <w:outlineLvl w:val="1"/>
    </w:pPr>
  </w:style>
  <w:style w:type="paragraph" w:styleId="Heading3">
    <w:name w:val="heading 3"/>
    <w:aliases w:val="#Head3"/>
    <w:basedOn w:val="EinzugA0"/>
    <w:next w:val="A1"/>
    <w:qFormat/>
    <w:rsid w:val="00871E8B"/>
    <w:pPr>
      <w:numPr>
        <w:ilvl w:val="2"/>
        <w:numId w:val="12"/>
      </w:numPr>
      <w:outlineLvl w:val="2"/>
    </w:pPr>
  </w:style>
  <w:style w:type="paragraph" w:styleId="Heading4">
    <w:name w:val="heading 4"/>
    <w:aliases w:val="#Head4"/>
    <w:basedOn w:val="EinzugA0"/>
    <w:next w:val="A1"/>
    <w:qFormat/>
    <w:rsid w:val="00871E8B"/>
    <w:pPr>
      <w:numPr>
        <w:ilvl w:val="3"/>
        <w:numId w:val="12"/>
      </w:numPr>
      <w:outlineLvl w:val="3"/>
    </w:pPr>
  </w:style>
  <w:style w:type="paragraph" w:styleId="Heading5">
    <w:name w:val="heading 5"/>
    <w:aliases w:val="#Head5"/>
    <w:basedOn w:val="EinzugA0"/>
    <w:next w:val="A1"/>
    <w:qFormat/>
    <w:rsid w:val="00871E8B"/>
    <w:pPr>
      <w:numPr>
        <w:ilvl w:val="4"/>
        <w:numId w:val="12"/>
      </w:numPr>
      <w:outlineLvl w:val="4"/>
    </w:pPr>
  </w:style>
  <w:style w:type="paragraph" w:styleId="Heading6">
    <w:name w:val="heading 6"/>
    <w:aliases w:val="#Head6"/>
    <w:basedOn w:val="EinzugA0"/>
    <w:next w:val="A1"/>
    <w:qFormat/>
    <w:rsid w:val="00871E8B"/>
    <w:pPr>
      <w:numPr>
        <w:ilvl w:val="5"/>
        <w:numId w:val="12"/>
      </w:numPr>
      <w:outlineLvl w:val="5"/>
    </w:pPr>
  </w:style>
  <w:style w:type="paragraph" w:styleId="Heading7">
    <w:name w:val="heading 7"/>
    <w:aliases w:val="#Head7"/>
    <w:basedOn w:val="EinzugA0"/>
    <w:next w:val="A1"/>
    <w:qFormat/>
    <w:rsid w:val="00871E8B"/>
    <w:pPr>
      <w:numPr>
        <w:ilvl w:val="6"/>
        <w:numId w:val="12"/>
      </w:numPr>
      <w:outlineLvl w:val="6"/>
    </w:pPr>
  </w:style>
  <w:style w:type="paragraph" w:styleId="Heading8">
    <w:name w:val="heading 8"/>
    <w:aliases w:val="#Head8"/>
    <w:basedOn w:val="EinzugA0"/>
    <w:next w:val="A1"/>
    <w:qFormat/>
    <w:rsid w:val="00871E8B"/>
    <w:pPr>
      <w:numPr>
        <w:ilvl w:val="7"/>
        <w:numId w:val="12"/>
      </w:numPr>
      <w:outlineLvl w:val="7"/>
    </w:pPr>
    <w:rPr>
      <w:iCs/>
    </w:rPr>
  </w:style>
  <w:style w:type="paragraph" w:styleId="Heading9">
    <w:name w:val="heading 9"/>
    <w:aliases w:val="#Head9"/>
    <w:basedOn w:val="EinzugA0"/>
    <w:next w:val="A1"/>
    <w:qFormat/>
    <w:rsid w:val="00871E8B"/>
    <w:pPr>
      <w:numPr>
        <w:ilvl w:val="8"/>
        <w:numId w:val="12"/>
      </w:numPr>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Text,bt,bt wide,body text,body"/>
    <w:basedOn w:val="Normal"/>
    <w:link w:val="BodyTextChar"/>
    <w:qFormat/>
    <w:rsid w:val="001005A5"/>
  </w:style>
  <w:style w:type="paragraph" w:customStyle="1" w:styleId="A1">
    <w:name w:val="A1"/>
    <w:basedOn w:val="BodyText"/>
    <w:qFormat/>
    <w:rsid w:val="00871E8B"/>
    <w:pPr>
      <w:ind w:left="850"/>
    </w:pPr>
  </w:style>
  <w:style w:type="paragraph" w:customStyle="1" w:styleId="A2">
    <w:name w:val="A2"/>
    <w:basedOn w:val="BodyText"/>
    <w:qFormat/>
    <w:rsid w:val="00871E8B"/>
    <w:pPr>
      <w:ind w:left="1701"/>
    </w:pPr>
  </w:style>
  <w:style w:type="paragraph" w:customStyle="1" w:styleId="A3">
    <w:name w:val="A3"/>
    <w:basedOn w:val="BodyText"/>
    <w:qFormat/>
    <w:rsid w:val="00871E8B"/>
    <w:pPr>
      <w:ind w:left="2551"/>
    </w:pPr>
  </w:style>
  <w:style w:type="paragraph" w:customStyle="1" w:styleId="Adresse">
    <w:name w:val="Adresse"/>
    <w:basedOn w:val="Normal"/>
    <w:semiHidden/>
    <w:rsid w:val="00871E8B"/>
    <w:pPr>
      <w:spacing w:line="240" w:lineRule="auto"/>
    </w:pPr>
  </w:style>
  <w:style w:type="paragraph" w:styleId="Footer">
    <w:name w:val="footer"/>
    <w:basedOn w:val="Normal"/>
    <w:semiHidden/>
    <w:rsid w:val="00871E8B"/>
    <w:pPr>
      <w:spacing w:line="240" w:lineRule="auto"/>
    </w:pPr>
    <w:rPr>
      <w:sz w:val="16"/>
    </w:rPr>
  </w:style>
  <w:style w:type="paragraph" w:styleId="Closing">
    <w:name w:val="Closing"/>
    <w:basedOn w:val="Normal"/>
    <w:semiHidden/>
    <w:rsid w:val="00871E8B"/>
  </w:style>
  <w:style w:type="paragraph" w:styleId="Header">
    <w:name w:val="header"/>
    <w:basedOn w:val="Normal"/>
    <w:link w:val="HeaderChar"/>
    <w:uiPriority w:val="99"/>
    <w:rsid w:val="00871E8B"/>
    <w:pPr>
      <w:tabs>
        <w:tab w:val="right" w:pos="8931"/>
      </w:tabs>
      <w:spacing w:line="240" w:lineRule="auto"/>
    </w:pPr>
    <w:rPr>
      <w:rFonts w:asciiTheme="minorHAnsi" w:hAnsiTheme="minorHAnsi"/>
      <w:sz w:val="16"/>
    </w:rPr>
  </w:style>
  <w:style w:type="character" w:styleId="PageNumber">
    <w:name w:val="page number"/>
    <w:semiHidden/>
    <w:rsid w:val="00871E8B"/>
    <w:rPr>
      <w:rFonts w:asciiTheme="minorHAnsi" w:hAnsiTheme="minorHAnsi"/>
      <w:spacing w:val="0"/>
      <w:sz w:val="16"/>
    </w:rPr>
  </w:style>
  <w:style w:type="paragraph" w:styleId="Title">
    <w:name w:val="Title"/>
    <w:aliases w:val="#Title"/>
    <w:basedOn w:val="Normal"/>
    <w:next w:val="Normal"/>
    <w:qFormat/>
    <w:rsid w:val="00F82557"/>
    <w:pPr>
      <w:jc w:val="center"/>
    </w:pPr>
    <w:rPr>
      <w:caps/>
      <w:sz w:val="44"/>
      <w:szCs w:val="44"/>
      <w:lang w:val="en-US" w:eastAsia="en-US"/>
    </w:rPr>
  </w:style>
  <w:style w:type="paragraph" w:styleId="TOC1">
    <w:name w:val="toc 1"/>
    <w:aliases w:val="#TOC1"/>
    <w:basedOn w:val="NoerrEinzeilig"/>
    <w:next w:val="NoerrEinzeilig"/>
    <w:uiPriority w:val="39"/>
    <w:semiHidden/>
    <w:rsid w:val="001173EB"/>
    <w:pPr>
      <w:spacing w:before="120" w:after="120"/>
      <w:ind w:left="567" w:right="567" w:hanging="567"/>
    </w:pPr>
    <w:rPr>
      <w:b/>
      <w:bCs/>
      <w:caps/>
    </w:rPr>
  </w:style>
  <w:style w:type="paragraph" w:styleId="TOC2">
    <w:name w:val="toc 2"/>
    <w:aliases w:val="#TOC2"/>
    <w:basedOn w:val="NoerrEinzeilig"/>
    <w:next w:val="NoerrEinzeilig"/>
    <w:semiHidden/>
    <w:rsid w:val="001173EB"/>
    <w:pPr>
      <w:spacing w:before="120" w:after="120"/>
      <w:ind w:left="567" w:right="567" w:hanging="567"/>
    </w:pPr>
  </w:style>
  <w:style w:type="paragraph" w:styleId="TOC3">
    <w:name w:val="toc 3"/>
    <w:aliases w:val="#TOC3"/>
    <w:basedOn w:val="NoerrEinzeilig"/>
    <w:next w:val="NoerrEinzeilig"/>
    <w:semiHidden/>
    <w:rsid w:val="001173EB"/>
    <w:pPr>
      <w:spacing w:before="120" w:after="120"/>
      <w:ind w:right="567"/>
    </w:pPr>
    <w:rPr>
      <w:iCs/>
    </w:rPr>
  </w:style>
  <w:style w:type="paragraph" w:styleId="TOC4">
    <w:name w:val="toc 4"/>
    <w:aliases w:val="#TOC4"/>
    <w:basedOn w:val="Normal"/>
    <w:next w:val="Normal"/>
    <w:semiHidden/>
    <w:rsid w:val="001173EB"/>
    <w:pPr>
      <w:spacing w:before="120" w:after="120"/>
      <w:ind w:left="1134" w:right="567" w:hanging="567"/>
    </w:pPr>
  </w:style>
  <w:style w:type="paragraph" w:styleId="TOC5">
    <w:name w:val="toc 5"/>
    <w:aliases w:val="#TOC5"/>
    <w:basedOn w:val="BodyText"/>
    <w:next w:val="Normal"/>
    <w:semiHidden/>
    <w:rsid w:val="001173EB"/>
    <w:pPr>
      <w:spacing w:before="120" w:after="120"/>
      <w:ind w:left="1701" w:right="567" w:hanging="567"/>
    </w:pPr>
    <w:rPr>
      <w:szCs w:val="18"/>
    </w:rPr>
  </w:style>
  <w:style w:type="paragraph" w:styleId="TOC6">
    <w:name w:val="toc 6"/>
    <w:aliases w:val="#TOC6"/>
    <w:basedOn w:val="Normal"/>
    <w:next w:val="Normal"/>
    <w:semiHidden/>
    <w:rsid w:val="004A0FFC"/>
    <w:pPr>
      <w:spacing w:before="120" w:after="120"/>
      <w:ind w:left="1202"/>
    </w:pPr>
    <w:rPr>
      <w:szCs w:val="18"/>
    </w:rPr>
  </w:style>
  <w:style w:type="paragraph" w:styleId="TOC7">
    <w:name w:val="toc 7"/>
    <w:aliases w:val="#TOC7"/>
    <w:basedOn w:val="Normal"/>
    <w:next w:val="Normal"/>
    <w:semiHidden/>
    <w:rsid w:val="004A0FFC"/>
    <w:pPr>
      <w:spacing w:before="120" w:after="120"/>
      <w:ind w:left="1440"/>
    </w:pPr>
    <w:rPr>
      <w:szCs w:val="18"/>
    </w:rPr>
  </w:style>
  <w:style w:type="paragraph" w:styleId="TOC8">
    <w:name w:val="toc 8"/>
    <w:aliases w:val="#TOC8"/>
    <w:basedOn w:val="Normal"/>
    <w:next w:val="Normal"/>
    <w:semiHidden/>
    <w:rsid w:val="004A0FFC"/>
    <w:pPr>
      <w:spacing w:before="120" w:after="120"/>
      <w:ind w:left="1678"/>
    </w:pPr>
    <w:rPr>
      <w:szCs w:val="18"/>
    </w:rPr>
  </w:style>
  <w:style w:type="paragraph" w:styleId="TOC9">
    <w:name w:val="toc 9"/>
    <w:aliases w:val="#TOC9"/>
    <w:basedOn w:val="Normal"/>
    <w:next w:val="Normal"/>
    <w:semiHidden/>
    <w:rsid w:val="004A0FFC"/>
    <w:pPr>
      <w:spacing w:before="120" w:after="120"/>
      <w:ind w:left="1922"/>
    </w:pPr>
    <w:rPr>
      <w:szCs w:val="18"/>
    </w:rPr>
  </w:style>
  <w:style w:type="paragraph" w:customStyle="1" w:styleId="EinzugA1">
    <w:name w:val="EinzugA1"/>
    <w:basedOn w:val="A1"/>
    <w:semiHidden/>
    <w:rsid w:val="00871E8B"/>
    <w:pPr>
      <w:ind w:left="1701" w:hanging="850"/>
    </w:pPr>
  </w:style>
  <w:style w:type="paragraph" w:customStyle="1" w:styleId="EinzugA2">
    <w:name w:val="EinzugA2"/>
    <w:basedOn w:val="A2"/>
    <w:semiHidden/>
    <w:rsid w:val="00871E8B"/>
    <w:pPr>
      <w:ind w:left="2551" w:hanging="850"/>
    </w:pPr>
  </w:style>
  <w:style w:type="paragraph" w:customStyle="1" w:styleId="EinzugA3">
    <w:name w:val="EinzugA3"/>
    <w:basedOn w:val="A3"/>
    <w:semiHidden/>
    <w:rsid w:val="00871E8B"/>
    <w:pPr>
      <w:ind w:left="3402" w:hanging="850"/>
    </w:pPr>
  </w:style>
  <w:style w:type="character" w:styleId="Hyperlink">
    <w:name w:val="Hyperlink"/>
    <w:basedOn w:val="DefaultParagraphFont"/>
    <w:uiPriority w:val="99"/>
    <w:rsid w:val="00871E8B"/>
    <w:rPr>
      <w:color w:val="0000FF"/>
      <w:u w:val="single"/>
    </w:rPr>
  </w:style>
  <w:style w:type="paragraph" w:customStyle="1" w:styleId="EinzugA0">
    <w:name w:val="EinzugA0"/>
    <w:basedOn w:val="A0"/>
    <w:semiHidden/>
    <w:rsid w:val="00871E8B"/>
    <w:pPr>
      <w:ind w:left="850" w:hanging="850"/>
    </w:pPr>
  </w:style>
  <w:style w:type="paragraph" w:styleId="Salutation">
    <w:name w:val="Salutation"/>
    <w:basedOn w:val="Normal"/>
    <w:next w:val="Normal"/>
    <w:semiHidden/>
    <w:rsid w:val="00871E8B"/>
  </w:style>
  <w:style w:type="paragraph" w:styleId="ListBullet">
    <w:name w:val="List Bullet"/>
    <w:basedOn w:val="Normal"/>
    <w:semiHidden/>
    <w:rsid w:val="00871E8B"/>
    <w:pPr>
      <w:numPr>
        <w:numId w:val="1"/>
      </w:numPr>
    </w:pPr>
  </w:style>
  <w:style w:type="paragraph" w:styleId="ListBullet2">
    <w:name w:val="List Bullet 2"/>
    <w:basedOn w:val="Normal"/>
    <w:rsid w:val="00F82557"/>
    <w:pPr>
      <w:numPr>
        <w:numId w:val="6"/>
      </w:numPr>
    </w:pPr>
  </w:style>
  <w:style w:type="paragraph" w:styleId="ListBullet3">
    <w:name w:val="List Bullet 3"/>
    <w:basedOn w:val="Normal"/>
    <w:semiHidden/>
    <w:rsid w:val="00871E8B"/>
    <w:pPr>
      <w:numPr>
        <w:numId w:val="3"/>
      </w:numPr>
      <w:tabs>
        <w:tab w:val="clear" w:pos="567"/>
        <w:tab w:val="num" w:pos="360"/>
      </w:tabs>
      <w:ind w:left="360" w:hanging="360"/>
    </w:pPr>
  </w:style>
  <w:style w:type="paragraph" w:styleId="ListBullet4">
    <w:name w:val="List Bullet 4"/>
    <w:basedOn w:val="Normal"/>
    <w:rsid w:val="005F4107"/>
    <w:pPr>
      <w:numPr>
        <w:numId w:val="4"/>
      </w:numPr>
    </w:pPr>
  </w:style>
  <w:style w:type="paragraph" w:styleId="ListBullet5">
    <w:name w:val="List Bullet 5"/>
    <w:basedOn w:val="Normal"/>
    <w:rsid w:val="00C83D13"/>
  </w:style>
  <w:style w:type="character" w:styleId="FollowedHyperlink">
    <w:name w:val="FollowedHyperlink"/>
    <w:basedOn w:val="DefaultParagraphFont"/>
    <w:semiHidden/>
    <w:rsid w:val="00871E8B"/>
    <w:rPr>
      <w:color w:val="800080"/>
      <w:u w:val="single"/>
    </w:rPr>
  </w:style>
  <w:style w:type="paragraph" w:styleId="BlockText">
    <w:name w:val="Block Text"/>
    <w:basedOn w:val="Normal"/>
    <w:semiHidden/>
    <w:rsid w:val="00871E8B"/>
    <w:pPr>
      <w:spacing w:after="120"/>
      <w:ind w:left="1440" w:right="1440"/>
    </w:pPr>
  </w:style>
  <w:style w:type="paragraph" w:styleId="Date">
    <w:name w:val="Date"/>
    <w:basedOn w:val="Normal"/>
    <w:next w:val="Normal"/>
    <w:semiHidden/>
    <w:rsid w:val="00871E8B"/>
  </w:style>
  <w:style w:type="paragraph" w:styleId="E-mailSignature">
    <w:name w:val="E-mail Signature"/>
    <w:basedOn w:val="Normal"/>
    <w:semiHidden/>
    <w:rsid w:val="00871E8B"/>
  </w:style>
  <w:style w:type="character" w:styleId="Strong">
    <w:name w:val="Strong"/>
    <w:basedOn w:val="DefaultParagraphFont"/>
    <w:rsid w:val="00871E8B"/>
    <w:rPr>
      <w:b/>
      <w:bCs/>
    </w:rPr>
  </w:style>
  <w:style w:type="paragraph" w:styleId="NoteHeading">
    <w:name w:val="Note Heading"/>
    <w:basedOn w:val="Normal"/>
    <w:next w:val="Normal"/>
    <w:semiHidden/>
    <w:rsid w:val="00871E8B"/>
  </w:style>
  <w:style w:type="character" w:styleId="Emphasis">
    <w:name w:val="Emphasis"/>
    <w:basedOn w:val="DefaultParagraphFont"/>
    <w:semiHidden/>
    <w:rsid w:val="00871E8B"/>
    <w:rPr>
      <w:i/>
      <w:iCs/>
    </w:rPr>
  </w:style>
  <w:style w:type="paragraph" w:styleId="HTMLAddress">
    <w:name w:val="HTML Address"/>
    <w:basedOn w:val="Normal"/>
    <w:semiHidden/>
    <w:rsid w:val="00871E8B"/>
    <w:rPr>
      <w:i/>
      <w:iCs/>
    </w:rPr>
  </w:style>
  <w:style w:type="character" w:styleId="HTMLAcronym">
    <w:name w:val="HTML Acronym"/>
    <w:basedOn w:val="DefaultParagraphFont"/>
    <w:semiHidden/>
    <w:rsid w:val="00871E8B"/>
  </w:style>
  <w:style w:type="character" w:styleId="HTMLSample">
    <w:name w:val="HTML Sample"/>
    <w:basedOn w:val="DefaultParagraphFont"/>
    <w:semiHidden/>
    <w:rsid w:val="00871E8B"/>
    <w:rPr>
      <w:rFonts w:ascii="Courier New" w:hAnsi="Courier New" w:cs="Courier New"/>
    </w:rPr>
  </w:style>
  <w:style w:type="character" w:styleId="HTMLCode">
    <w:name w:val="HTML Code"/>
    <w:basedOn w:val="DefaultParagraphFont"/>
    <w:semiHidden/>
    <w:rsid w:val="00871E8B"/>
    <w:rPr>
      <w:rFonts w:ascii="Courier New" w:hAnsi="Courier New" w:cs="Courier New"/>
      <w:sz w:val="20"/>
      <w:szCs w:val="20"/>
    </w:rPr>
  </w:style>
  <w:style w:type="character" w:styleId="HTMLDefinition">
    <w:name w:val="HTML Definition"/>
    <w:basedOn w:val="DefaultParagraphFont"/>
    <w:semiHidden/>
    <w:rsid w:val="00871E8B"/>
    <w:rPr>
      <w:i/>
      <w:iCs/>
    </w:rPr>
  </w:style>
  <w:style w:type="character" w:styleId="HTMLTypewriter">
    <w:name w:val="HTML Typewriter"/>
    <w:basedOn w:val="DefaultParagraphFont"/>
    <w:semiHidden/>
    <w:rsid w:val="00871E8B"/>
    <w:rPr>
      <w:rFonts w:ascii="Courier New" w:hAnsi="Courier New" w:cs="Courier New"/>
      <w:sz w:val="20"/>
      <w:szCs w:val="20"/>
    </w:rPr>
  </w:style>
  <w:style w:type="character" w:styleId="HTMLKeyboard">
    <w:name w:val="HTML Keyboard"/>
    <w:basedOn w:val="DefaultParagraphFont"/>
    <w:semiHidden/>
    <w:rsid w:val="00871E8B"/>
    <w:rPr>
      <w:rFonts w:ascii="Courier New" w:hAnsi="Courier New" w:cs="Courier New"/>
      <w:sz w:val="20"/>
      <w:szCs w:val="20"/>
    </w:rPr>
  </w:style>
  <w:style w:type="character" w:styleId="HTMLVariable">
    <w:name w:val="HTML Variable"/>
    <w:basedOn w:val="DefaultParagraphFont"/>
    <w:semiHidden/>
    <w:rsid w:val="00871E8B"/>
    <w:rPr>
      <w:i/>
      <w:iCs/>
    </w:rPr>
  </w:style>
  <w:style w:type="paragraph" w:styleId="HTMLPreformatted">
    <w:name w:val="HTML Preformatted"/>
    <w:basedOn w:val="Normal"/>
    <w:semiHidden/>
    <w:rsid w:val="00871E8B"/>
    <w:rPr>
      <w:rFonts w:ascii="Courier New" w:hAnsi="Courier New" w:cs="Courier New"/>
    </w:rPr>
  </w:style>
  <w:style w:type="character" w:styleId="HTMLCite">
    <w:name w:val="HTML Cite"/>
    <w:basedOn w:val="DefaultParagraphFont"/>
    <w:semiHidden/>
    <w:rsid w:val="00871E8B"/>
    <w:rPr>
      <w:i/>
      <w:iCs/>
    </w:rPr>
  </w:style>
  <w:style w:type="paragraph" w:styleId="List">
    <w:name w:val="List"/>
    <w:basedOn w:val="Normal"/>
    <w:semiHidden/>
    <w:rsid w:val="00871E8B"/>
    <w:pPr>
      <w:ind w:left="283" w:hanging="283"/>
    </w:pPr>
  </w:style>
  <w:style w:type="paragraph" w:styleId="List2">
    <w:name w:val="List 2"/>
    <w:basedOn w:val="Normal"/>
    <w:semiHidden/>
    <w:rsid w:val="00871E8B"/>
    <w:pPr>
      <w:ind w:left="566" w:hanging="283"/>
    </w:pPr>
  </w:style>
  <w:style w:type="paragraph" w:styleId="List3">
    <w:name w:val="List 3"/>
    <w:basedOn w:val="Normal"/>
    <w:semiHidden/>
    <w:rsid w:val="00871E8B"/>
    <w:pPr>
      <w:ind w:left="849" w:hanging="283"/>
    </w:pPr>
  </w:style>
  <w:style w:type="paragraph" w:styleId="List4">
    <w:name w:val="List 4"/>
    <w:basedOn w:val="Normal"/>
    <w:semiHidden/>
    <w:rsid w:val="00871E8B"/>
    <w:pPr>
      <w:ind w:left="1132" w:hanging="283"/>
    </w:pPr>
  </w:style>
  <w:style w:type="paragraph" w:styleId="List5">
    <w:name w:val="List 5"/>
    <w:basedOn w:val="Normal"/>
    <w:semiHidden/>
    <w:rsid w:val="00871E8B"/>
    <w:pPr>
      <w:ind w:left="1415" w:hanging="283"/>
    </w:pPr>
  </w:style>
  <w:style w:type="paragraph" w:styleId="ListContinue">
    <w:name w:val="List Continue"/>
    <w:basedOn w:val="Normal"/>
    <w:semiHidden/>
    <w:rsid w:val="00871E8B"/>
    <w:pPr>
      <w:spacing w:after="120"/>
      <w:ind w:left="283"/>
    </w:pPr>
  </w:style>
  <w:style w:type="paragraph" w:styleId="ListContinue2">
    <w:name w:val="List Continue 2"/>
    <w:basedOn w:val="Normal"/>
    <w:semiHidden/>
    <w:rsid w:val="00871E8B"/>
    <w:pPr>
      <w:spacing w:after="120"/>
      <w:ind w:left="566"/>
    </w:pPr>
  </w:style>
  <w:style w:type="paragraph" w:styleId="ListContinue3">
    <w:name w:val="List Continue 3"/>
    <w:basedOn w:val="Normal"/>
    <w:semiHidden/>
    <w:rsid w:val="00871E8B"/>
    <w:pPr>
      <w:spacing w:after="120"/>
      <w:ind w:left="849"/>
    </w:pPr>
  </w:style>
  <w:style w:type="paragraph" w:styleId="ListContinue4">
    <w:name w:val="List Continue 4"/>
    <w:basedOn w:val="Normal"/>
    <w:semiHidden/>
    <w:rsid w:val="00871E8B"/>
    <w:pPr>
      <w:spacing w:after="120"/>
      <w:ind w:left="1132"/>
    </w:pPr>
  </w:style>
  <w:style w:type="paragraph" w:styleId="ListContinue5">
    <w:name w:val="List Continue 5"/>
    <w:basedOn w:val="Normal"/>
    <w:semiHidden/>
    <w:rsid w:val="00871E8B"/>
    <w:pPr>
      <w:spacing w:after="120"/>
      <w:ind w:left="1415"/>
    </w:pPr>
  </w:style>
  <w:style w:type="paragraph" w:styleId="ListNumber">
    <w:name w:val="List Number"/>
    <w:basedOn w:val="Normal"/>
    <w:semiHidden/>
    <w:rsid w:val="00871E8B"/>
    <w:pPr>
      <w:numPr>
        <w:numId w:val="2"/>
      </w:numPr>
    </w:pPr>
  </w:style>
  <w:style w:type="paragraph" w:styleId="ListNumber2">
    <w:name w:val="List Number 2"/>
    <w:basedOn w:val="Normal"/>
    <w:semiHidden/>
    <w:rsid w:val="00871E8B"/>
    <w:pPr>
      <w:tabs>
        <w:tab w:val="num" w:pos="567"/>
      </w:tabs>
      <w:ind w:left="567" w:hanging="567"/>
    </w:pPr>
  </w:style>
  <w:style w:type="paragraph" w:styleId="ListNumber3">
    <w:name w:val="List Number 3"/>
    <w:basedOn w:val="Normal"/>
    <w:semiHidden/>
    <w:rsid w:val="001005A5"/>
    <w:pPr>
      <w:numPr>
        <w:numId w:val="5"/>
      </w:numPr>
      <w:ind w:left="357" w:hanging="357"/>
    </w:pPr>
  </w:style>
  <w:style w:type="paragraph" w:styleId="ListNumber4">
    <w:name w:val="List Number 4"/>
    <w:basedOn w:val="Normal"/>
    <w:semiHidden/>
    <w:rsid w:val="00871E8B"/>
    <w:pPr>
      <w:tabs>
        <w:tab w:val="num" w:pos="360"/>
      </w:tabs>
    </w:pPr>
  </w:style>
  <w:style w:type="paragraph" w:styleId="ListNumber5">
    <w:name w:val="List Number 5"/>
    <w:basedOn w:val="Normal"/>
    <w:semiHidden/>
    <w:rsid w:val="00871E8B"/>
    <w:pPr>
      <w:tabs>
        <w:tab w:val="num" w:pos="360"/>
      </w:tabs>
    </w:pPr>
  </w:style>
  <w:style w:type="paragraph" w:styleId="MessageHeader">
    <w:name w:val="Message Header"/>
    <w:basedOn w:val="Normal"/>
    <w:semiHidden/>
    <w:rsid w:val="00871E8B"/>
  </w:style>
  <w:style w:type="paragraph" w:styleId="PlainText">
    <w:name w:val="Plain Text"/>
    <w:basedOn w:val="Normal"/>
    <w:semiHidden/>
    <w:rsid w:val="00871E8B"/>
    <w:rPr>
      <w:rFonts w:ascii="Courier New" w:hAnsi="Courier New" w:cs="Courier New"/>
    </w:rPr>
  </w:style>
  <w:style w:type="paragraph" w:styleId="NormalWeb">
    <w:name w:val="Normal (Web)"/>
    <w:basedOn w:val="Normal"/>
    <w:semiHidden/>
    <w:rsid w:val="00871E8B"/>
  </w:style>
  <w:style w:type="paragraph" w:styleId="NormalIndent">
    <w:name w:val="Normal Indent"/>
    <w:basedOn w:val="Normal"/>
    <w:semiHidden/>
    <w:rsid w:val="00871E8B"/>
    <w:pPr>
      <w:ind w:left="708"/>
    </w:pPr>
  </w:style>
  <w:style w:type="table" w:styleId="Table3Deffects1">
    <w:name w:val="Table 3D effects 1"/>
    <w:basedOn w:val="TableNormal"/>
    <w:semiHidden/>
    <w:rsid w:val="00871E8B"/>
    <w:pPr>
      <w:spacing w:line="320" w:lineRule="atLeast"/>
    </w:pPr>
    <w:rPr>
      <w:lang w:val="de-DE" w:eastAsia="de-DE"/>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871E8B"/>
    <w:pPr>
      <w:spacing w:line="320" w:lineRule="atLeast"/>
    </w:pPr>
    <w:rPr>
      <w:lang w:val="de-DE" w:eastAsia="de-DE"/>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871E8B"/>
    <w:pPr>
      <w:spacing w:line="320" w:lineRule="atLeast"/>
    </w:pPr>
    <w:rPr>
      <w:lang w:val="de-DE" w:eastAsia="de-DE"/>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semiHidden/>
    <w:rsid w:val="00871E8B"/>
    <w:pPr>
      <w:spacing w:line="320" w:lineRule="atLeast"/>
    </w:pPr>
    <w:rPr>
      <w:lang w:val="de-DE" w:eastAsia="de-D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Simple1">
    <w:name w:val="Table Simple 1"/>
    <w:basedOn w:val="TableNormal"/>
    <w:semiHidden/>
    <w:rsid w:val="00871E8B"/>
    <w:pPr>
      <w:spacing w:line="320" w:lineRule="atLeast"/>
    </w:pPr>
    <w:rPr>
      <w:lang w:val="de-DE" w:eastAsia="de-D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871E8B"/>
    <w:pPr>
      <w:spacing w:line="320" w:lineRule="atLeast"/>
    </w:pPr>
    <w:rPr>
      <w:lang w:val="de-DE" w:eastAsia="de-DE"/>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871E8B"/>
    <w:pPr>
      <w:spacing w:line="320" w:lineRule="atLeast"/>
    </w:pPr>
    <w:rPr>
      <w:lang w:val="de-DE" w:eastAsia="de-D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Elegant">
    <w:name w:val="Table Elegant"/>
    <w:basedOn w:val="TableNormal"/>
    <w:semiHidden/>
    <w:rsid w:val="00871E8B"/>
    <w:pPr>
      <w:spacing w:line="320" w:lineRule="atLeast"/>
    </w:pPr>
    <w:rPr>
      <w:lang w:val="de-DE" w:eastAsia="de-D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Colorful1">
    <w:name w:val="Table Colorful 1"/>
    <w:basedOn w:val="TableNormal"/>
    <w:semiHidden/>
    <w:rsid w:val="00871E8B"/>
    <w:pPr>
      <w:spacing w:line="320" w:lineRule="atLeast"/>
    </w:pPr>
    <w:rPr>
      <w:color w:val="FFFFFF"/>
      <w:lang w:val="de-DE" w:eastAsia="de-D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871E8B"/>
    <w:pPr>
      <w:spacing w:line="320" w:lineRule="atLeast"/>
    </w:pPr>
    <w:rPr>
      <w:lang w:val="de-DE" w:eastAsia="de-DE"/>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871E8B"/>
    <w:pPr>
      <w:spacing w:line="320" w:lineRule="atLeast"/>
    </w:pPr>
    <w:rPr>
      <w:lang w:val="de-DE" w:eastAsia="de-D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lassic1">
    <w:name w:val="Table Classic 1"/>
    <w:basedOn w:val="TableNormal"/>
    <w:semiHidden/>
    <w:rsid w:val="00871E8B"/>
    <w:pPr>
      <w:spacing w:line="320" w:lineRule="atLeast"/>
    </w:pPr>
    <w:rPr>
      <w:lang w:val="de-DE" w:eastAsia="de-D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871E8B"/>
    <w:pPr>
      <w:spacing w:line="320" w:lineRule="atLeast"/>
    </w:pPr>
    <w:rPr>
      <w:lang w:val="de-DE" w:eastAsia="de-D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871E8B"/>
    <w:pPr>
      <w:spacing w:line="320" w:lineRule="atLeast"/>
    </w:pPr>
    <w:rPr>
      <w:color w:val="000080"/>
      <w:lang w:val="de-DE" w:eastAsia="de-D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871E8B"/>
    <w:pPr>
      <w:spacing w:line="320" w:lineRule="atLeast"/>
    </w:pPr>
    <w:rPr>
      <w:lang w:val="de-DE" w:eastAsia="de-D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List1">
    <w:name w:val="Table List 1"/>
    <w:basedOn w:val="TableNormal"/>
    <w:semiHidden/>
    <w:rsid w:val="00871E8B"/>
    <w:pPr>
      <w:spacing w:line="320" w:lineRule="atLeast"/>
    </w:pPr>
    <w:rPr>
      <w:lang w:val="de-DE" w:eastAsia="de-DE"/>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871E8B"/>
    <w:pPr>
      <w:spacing w:line="320" w:lineRule="atLeast"/>
    </w:pPr>
    <w:rPr>
      <w:lang w:val="de-DE" w:eastAsia="de-DE"/>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871E8B"/>
    <w:pPr>
      <w:spacing w:line="320" w:lineRule="atLeast"/>
    </w:pPr>
    <w:rPr>
      <w:lang w:val="de-DE" w:eastAsia="de-D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871E8B"/>
    <w:pPr>
      <w:spacing w:line="320" w:lineRule="atLeast"/>
    </w:pPr>
    <w:rPr>
      <w:lang w:val="de-DE" w:eastAsia="de-D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871E8B"/>
    <w:pPr>
      <w:spacing w:line="320" w:lineRule="atLeast"/>
    </w:pPr>
    <w:rPr>
      <w:lang w:val="de-DE" w:eastAsia="de-D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871E8B"/>
    <w:pPr>
      <w:spacing w:line="320" w:lineRule="atLeast"/>
    </w:pPr>
    <w:rPr>
      <w:lang w:val="de-DE" w:eastAsia="de-DE"/>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871E8B"/>
    <w:pPr>
      <w:spacing w:line="320" w:lineRule="atLeast"/>
    </w:pPr>
    <w:rPr>
      <w:lang w:val="de-DE" w:eastAsia="de-DE"/>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871E8B"/>
    <w:pPr>
      <w:spacing w:line="320" w:lineRule="atLeast"/>
    </w:pPr>
    <w:rPr>
      <w:lang w:val="de-DE" w:eastAsia="de-D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871E8B"/>
    <w:pPr>
      <w:spacing w:line="320" w:lineRule="atLeast"/>
    </w:pPr>
    <w:rPr>
      <w:lang w:val="de-DE" w:eastAsia="de-D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Grid1">
    <w:name w:val="Table Grid 1"/>
    <w:basedOn w:val="TableNormal"/>
    <w:semiHidden/>
    <w:rsid w:val="00871E8B"/>
    <w:pPr>
      <w:spacing w:line="320" w:lineRule="atLeast"/>
    </w:pPr>
    <w:rPr>
      <w:lang w:val="de-DE" w:eastAsia="de-D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871E8B"/>
    <w:pPr>
      <w:spacing w:line="320" w:lineRule="atLeast"/>
    </w:pPr>
    <w:rPr>
      <w:lang w:val="de-DE" w:eastAsia="de-DE"/>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871E8B"/>
    <w:pPr>
      <w:spacing w:line="320" w:lineRule="atLeast"/>
    </w:pPr>
    <w:rPr>
      <w:lang w:val="de-DE" w:eastAsia="de-D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871E8B"/>
    <w:pPr>
      <w:spacing w:line="320" w:lineRule="atLeast"/>
    </w:pPr>
    <w:rPr>
      <w:lang w:val="de-DE" w:eastAsia="de-D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871E8B"/>
    <w:pPr>
      <w:spacing w:line="320" w:lineRule="atLeast"/>
    </w:pPr>
    <w:rPr>
      <w:lang w:val="de-DE" w:eastAsia="de-D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871E8B"/>
    <w:pPr>
      <w:spacing w:line="320" w:lineRule="atLeast"/>
    </w:pPr>
    <w:rPr>
      <w:lang w:val="de-DE" w:eastAsia="de-D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871E8B"/>
    <w:pPr>
      <w:spacing w:line="320" w:lineRule="atLeast"/>
    </w:pPr>
    <w:rPr>
      <w:b/>
      <w:bCs/>
      <w:lang w:val="de-DE" w:eastAsia="de-D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871E8B"/>
    <w:pPr>
      <w:spacing w:line="320" w:lineRule="atLeast"/>
    </w:pPr>
    <w:rPr>
      <w:lang w:val="de-DE" w:eastAsia="de-D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Columns1">
    <w:name w:val="Table Columns 1"/>
    <w:basedOn w:val="TableNormal"/>
    <w:semiHidden/>
    <w:rsid w:val="00871E8B"/>
    <w:pPr>
      <w:spacing w:line="320" w:lineRule="atLeast"/>
    </w:pPr>
    <w:rPr>
      <w:b/>
      <w:bCs/>
      <w:lang w:val="de-DE" w:eastAsia="de-DE"/>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871E8B"/>
    <w:pPr>
      <w:spacing w:line="320" w:lineRule="atLeast"/>
    </w:pPr>
    <w:rPr>
      <w:b/>
      <w:bCs/>
      <w:lang w:val="de-DE" w:eastAsia="de-D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871E8B"/>
    <w:pPr>
      <w:spacing w:line="320" w:lineRule="atLeast"/>
    </w:pPr>
    <w:rPr>
      <w:b/>
      <w:bCs/>
      <w:lang w:val="de-DE" w:eastAsia="de-D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871E8B"/>
    <w:pPr>
      <w:spacing w:line="320" w:lineRule="atLeast"/>
    </w:pPr>
    <w:rPr>
      <w:lang w:val="de-DE" w:eastAsia="de-DE"/>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871E8B"/>
    <w:pPr>
      <w:spacing w:line="320" w:lineRule="atLeast"/>
    </w:pPr>
    <w:rPr>
      <w:lang w:val="de-DE" w:eastAsia="de-DE"/>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Subtle1">
    <w:name w:val="Table Subtle 1"/>
    <w:basedOn w:val="TableNormal"/>
    <w:semiHidden/>
    <w:rsid w:val="00871E8B"/>
    <w:pPr>
      <w:spacing w:line="320" w:lineRule="atLeast"/>
    </w:pPr>
    <w:rPr>
      <w:lang w:val="de-DE" w:eastAsia="de-D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871E8B"/>
    <w:pPr>
      <w:spacing w:line="320" w:lineRule="atLeast"/>
    </w:pPr>
    <w:rPr>
      <w:lang w:val="de-DE" w:eastAsia="de-DE"/>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semiHidden/>
    <w:rsid w:val="00871E8B"/>
    <w:pPr>
      <w:spacing w:line="320" w:lineRule="atLeast"/>
    </w:pPr>
    <w:rPr>
      <w:lang w:val="de-DE" w:eastAsia="de-D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871E8B"/>
    <w:pPr>
      <w:spacing w:line="320" w:lineRule="atLeast"/>
    </w:pPr>
    <w:rPr>
      <w:lang w:val="de-DE" w:eastAsia="de-D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871E8B"/>
    <w:pPr>
      <w:spacing w:line="320" w:lineRule="atLeast"/>
    </w:pPr>
    <w:rPr>
      <w:lang w:val="de-DE" w:eastAsia="de-D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Grid">
    <w:name w:val="Table Grid"/>
    <w:basedOn w:val="TableNormal"/>
    <w:semiHidden/>
    <w:rsid w:val="00871E8B"/>
    <w:pPr>
      <w:spacing w:line="320" w:lineRule="atLeast"/>
    </w:pPr>
    <w:rPr>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Theme">
    <w:name w:val="Table Theme"/>
    <w:basedOn w:val="TableNormal"/>
    <w:semiHidden/>
    <w:rsid w:val="00871E8B"/>
    <w:pPr>
      <w:spacing w:line="320" w:lineRule="atLeast"/>
    </w:pPr>
    <w:rPr>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semiHidden/>
    <w:rsid w:val="00871E8B"/>
    <w:pPr>
      <w:spacing w:after="120" w:line="480" w:lineRule="auto"/>
    </w:pPr>
  </w:style>
  <w:style w:type="paragraph" w:styleId="BodyText3">
    <w:name w:val="Body Text 3"/>
    <w:basedOn w:val="Normal"/>
    <w:semiHidden/>
    <w:rsid w:val="00871E8B"/>
    <w:pPr>
      <w:spacing w:after="120"/>
    </w:pPr>
    <w:rPr>
      <w:sz w:val="16"/>
      <w:szCs w:val="16"/>
    </w:rPr>
  </w:style>
  <w:style w:type="paragraph" w:styleId="BodyTextIndent2">
    <w:name w:val="Body Text Indent 2"/>
    <w:basedOn w:val="Normal"/>
    <w:semiHidden/>
    <w:rsid w:val="00871E8B"/>
    <w:pPr>
      <w:spacing w:after="120" w:line="480" w:lineRule="auto"/>
      <w:ind w:left="283"/>
    </w:pPr>
  </w:style>
  <w:style w:type="paragraph" w:styleId="BodyTextIndent3">
    <w:name w:val="Body Text Indent 3"/>
    <w:basedOn w:val="Normal"/>
    <w:semiHidden/>
    <w:rsid w:val="00871E8B"/>
    <w:pPr>
      <w:spacing w:after="120"/>
      <w:ind w:left="283"/>
    </w:pPr>
    <w:rPr>
      <w:sz w:val="16"/>
      <w:szCs w:val="16"/>
    </w:rPr>
  </w:style>
  <w:style w:type="paragraph" w:styleId="BodyTextFirstIndent">
    <w:name w:val="Body Text First Indent"/>
    <w:basedOn w:val="BodyText"/>
    <w:semiHidden/>
    <w:rsid w:val="00871E8B"/>
    <w:pPr>
      <w:spacing w:after="120"/>
      <w:ind w:firstLine="210"/>
    </w:pPr>
  </w:style>
  <w:style w:type="paragraph" w:styleId="BodyTextIndent">
    <w:name w:val="Body Text Indent"/>
    <w:basedOn w:val="Normal"/>
    <w:semiHidden/>
    <w:rsid w:val="00871E8B"/>
    <w:pPr>
      <w:spacing w:after="120"/>
      <w:ind w:left="283"/>
    </w:pPr>
  </w:style>
  <w:style w:type="paragraph" w:styleId="BodyTextFirstIndent2">
    <w:name w:val="Body Text First Indent 2"/>
    <w:basedOn w:val="BodyTextIndent"/>
    <w:semiHidden/>
    <w:rsid w:val="00871E8B"/>
    <w:pPr>
      <w:ind w:firstLine="210"/>
    </w:pPr>
  </w:style>
  <w:style w:type="paragraph" w:styleId="EnvelopeReturn">
    <w:name w:val="envelope return"/>
    <w:basedOn w:val="Normal"/>
    <w:semiHidden/>
    <w:rsid w:val="00871E8B"/>
    <w:rPr>
      <w:rFonts w:cs="Arial"/>
    </w:rPr>
  </w:style>
  <w:style w:type="paragraph" w:styleId="EnvelopeAddress">
    <w:name w:val="envelope address"/>
    <w:basedOn w:val="Normal"/>
    <w:semiHidden/>
    <w:rsid w:val="00871E8B"/>
    <w:pPr>
      <w:framePr w:w="4320" w:h="2160" w:hRule="exact" w:hSpace="141" w:wrap="auto" w:hAnchor="page" w:xAlign="center" w:yAlign="bottom"/>
      <w:ind w:left="1"/>
    </w:pPr>
    <w:rPr>
      <w:rFonts w:cs="Arial"/>
    </w:rPr>
  </w:style>
  <w:style w:type="paragraph" w:styleId="Signature">
    <w:name w:val="Signature"/>
    <w:basedOn w:val="Normal"/>
    <w:semiHidden/>
    <w:rsid w:val="00871E8B"/>
    <w:pPr>
      <w:ind w:left="4252"/>
    </w:pPr>
  </w:style>
  <w:style w:type="paragraph" w:styleId="Subtitle">
    <w:name w:val="Subtitle"/>
    <w:basedOn w:val="Normal"/>
    <w:semiHidden/>
    <w:rsid w:val="00871E8B"/>
    <w:pPr>
      <w:spacing w:after="60"/>
      <w:jc w:val="center"/>
      <w:outlineLvl w:val="1"/>
    </w:pPr>
    <w:rPr>
      <w:rFonts w:cs="Arial"/>
    </w:rPr>
  </w:style>
  <w:style w:type="character" w:styleId="LineNumber">
    <w:name w:val="line number"/>
    <w:basedOn w:val="DefaultParagraphFont"/>
    <w:semiHidden/>
    <w:rsid w:val="00871E8B"/>
  </w:style>
  <w:style w:type="paragraph" w:customStyle="1" w:styleId="NoerrEinzeilig">
    <w:name w:val="NoerrEinzeilig"/>
    <w:basedOn w:val="BodyText"/>
    <w:link w:val="NoerrEinzeiligChar"/>
    <w:qFormat/>
    <w:rsid w:val="0012335D"/>
    <w:pPr>
      <w:spacing w:after="0"/>
    </w:pPr>
  </w:style>
  <w:style w:type="paragraph" w:customStyle="1" w:styleId="NoerrFusszeile">
    <w:name w:val="NoerrFusszeile"/>
    <w:basedOn w:val="NoerrEinzeilig"/>
    <w:rsid w:val="00D24F03"/>
    <w:pPr>
      <w:spacing w:line="200" w:lineRule="exact"/>
      <w:jc w:val="right"/>
    </w:pPr>
    <w:rPr>
      <w:sz w:val="16"/>
      <w:szCs w:val="16"/>
    </w:rPr>
  </w:style>
  <w:style w:type="numbering" w:customStyle="1" w:styleId="NSLListe">
    <w:name w:val="NSL_Liste"/>
    <w:rsid w:val="00871E8B"/>
    <w:pPr>
      <w:numPr>
        <w:numId w:val="6"/>
      </w:numPr>
    </w:pPr>
  </w:style>
  <w:style w:type="paragraph" w:styleId="TableofFigures">
    <w:name w:val="table of figures"/>
    <w:basedOn w:val="Normal"/>
    <w:next w:val="Normal"/>
    <w:semiHidden/>
    <w:rsid w:val="00871E8B"/>
  </w:style>
  <w:style w:type="paragraph" w:styleId="Caption">
    <w:name w:val="caption"/>
    <w:basedOn w:val="Normal"/>
    <w:next w:val="Normal"/>
    <w:semiHidden/>
    <w:rsid w:val="00871E8B"/>
    <w:rPr>
      <w:b/>
      <w:bCs/>
    </w:rPr>
  </w:style>
  <w:style w:type="paragraph" w:styleId="DocumentMap">
    <w:name w:val="Document Map"/>
    <w:basedOn w:val="Normal"/>
    <w:semiHidden/>
    <w:rsid w:val="00871E8B"/>
    <w:pPr>
      <w:shd w:val="clear" w:color="auto" w:fill="000080"/>
    </w:pPr>
    <w:rPr>
      <w:rFonts w:cs="Tahoma"/>
    </w:rPr>
  </w:style>
  <w:style w:type="paragraph" w:styleId="EndnoteText">
    <w:name w:val="endnote text"/>
    <w:basedOn w:val="NoerrEinzeilig"/>
    <w:semiHidden/>
    <w:rsid w:val="00871E8B"/>
    <w:pPr>
      <w:ind w:left="567" w:hanging="567"/>
    </w:pPr>
    <w:rPr>
      <w:szCs w:val="20"/>
    </w:rPr>
  </w:style>
  <w:style w:type="character" w:styleId="EndnoteReference">
    <w:name w:val="endnote reference"/>
    <w:semiHidden/>
    <w:rsid w:val="00871E8B"/>
    <w:rPr>
      <w:vertAlign w:val="superscript"/>
    </w:rPr>
  </w:style>
  <w:style w:type="paragraph" w:styleId="FootnoteText">
    <w:name w:val="footnote text"/>
    <w:basedOn w:val="NoerrEinzeilig"/>
    <w:semiHidden/>
    <w:rsid w:val="008E4C8A"/>
    <w:pPr>
      <w:ind w:left="284" w:hanging="284"/>
    </w:pPr>
    <w:rPr>
      <w:sz w:val="18"/>
      <w:szCs w:val="20"/>
    </w:rPr>
  </w:style>
  <w:style w:type="character" w:styleId="FootnoteReference">
    <w:name w:val="footnote reference"/>
    <w:semiHidden/>
    <w:rsid w:val="00871E8B"/>
    <w:rPr>
      <w:vertAlign w:val="superscript"/>
    </w:rPr>
  </w:style>
  <w:style w:type="paragraph" w:styleId="Index1">
    <w:name w:val="index 1"/>
    <w:basedOn w:val="Normal"/>
    <w:next w:val="Normal"/>
    <w:autoRedefine/>
    <w:semiHidden/>
    <w:rsid w:val="00871E8B"/>
    <w:pPr>
      <w:ind w:left="240" w:hanging="240"/>
    </w:pPr>
  </w:style>
  <w:style w:type="paragraph" w:styleId="Index2">
    <w:name w:val="index 2"/>
    <w:basedOn w:val="Normal"/>
    <w:next w:val="Normal"/>
    <w:autoRedefine/>
    <w:semiHidden/>
    <w:rsid w:val="00871E8B"/>
    <w:pPr>
      <w:ind w:left="480" w:hanging="240"/>
    </w:pPr>
  </w:style>
  <w:style w:type="paragraph" w:styleId="Index3">
    <w:name w:val="index 3"/>
    <w:basedOn w:val="Normal"/>
    <w:next w:val="Normal"/>
    <w:autoRedefine/>
    <w:semiHidden/>
    <w:rsid w:val="00871E8B"/>
    <w:pPr>
      <w:ind w:left="720" w:hanging="240"/>
    </w:pPr>
  </w:style>
  <w:style w:type="paragraph" w:styleId="Index4">
    <w:name w:val="index 4"/>
    <w:basedOn w:val="Normal"/>
    <w:next w:val="Normal"/>
    <w:autoRedefine/>
    <w:semiHidden/>
    <w:rsid w:val="00871E8B"/>
    <w:pPr>
      <w:ind w:left="960" w:hanging="240"/>
    </w:pPr>
  </w:style>
  <w:style w:type="paragraph" w:styleId="Index5">
    <w:name w:val="index 5"/>
    <w:basedOn w:val="Normal"/>
    <w:next w:val="Normal"/>
    <w:autoRedefine/>
    <w:semiHidden/>
    <w:rsid w:val="00871E8B"/>
    <w:pPr>
      <w:ind w:left="1200" w:hanging="240"/>
    </w:pPr>
  </w:style>
  <w:style w:type="paragraph" w:styleId="Index6">
    <w:name w:val="index 6"/>
    <w:basedOn w:val="Normal"/>
    <w:next w:val="Normal"/>
    <w:autoRedefine/>
    <w:semiHidden/>
    <w:rsid w:val="00871E8B"/>
    <w:pPr>
      <w:ind w:left="1440" w:hanging="240"/>
    </w:pPr>
  </w:style>
  <w:style w:type="paragraph" w:styleId="Index7">
    <w:name w:val="index 7"/>
    <w:basedOn w:val="Normal"/>
    <w:next w:val="Normal"/>
    <w:autoRedefine/>
    <w:semiHidden/>
    <w:rsid w:val="00871E8B"/>
    <w:pPr>
      <w:ind w:left="1680" w:hanging="240"/>
    </w:pPr>
  </w:style>
  <w:style w:type="paragraph" w:styleId="Index8">
    <w:name w:val="index 8"/>
    <w:basedOn w:val="Normal"/>
    <w:next w:val="Normal"/>
    <w:autoRedefine/>
    <w:semiHidden/>
    <w:rsid w:val="00871E8B"/>
    <w:pPr>
      <w:ind w:left="1920" w:hanging="240"/>
    </w:pPr>
  </w:style>
  <w:style w:type="paragraph" w:styleId="Index9">
    <w:name w:val="index 9"/>
    <w:basedOn w:val="Normal"/>
    <w:next w:val="Normal"/>
    <w:autoRedefine/>
    <w:semiHidden/>
    <w:rsid w:val="00871E8B"/>
    <w:pPr>
      <w:ind w:left="2160" w:hanging="240"/>
    </w:pPr>
  </w:style>
  <w:style w:type="paragraph" w:styleId="IndexHeading">
    <w:name w:val="index heading"/>
    <w:basedOn w:val="Normal"/>
    <w:next w:val="Index1"/>
    <w:semiHidden/>
    <w:rsid w:val="00871E8B"/>
    <w:rPr>
      <w:rFonts w:cs="Arial"/>
      <w:b/>
      <w:bCs/>
    </w:rPr>
  </w:style>
  <w:style w:type="paragraph" w:styleId="CommentText">
    <w:name w:val="annotation text"/>
    <w:basedOn w:val="Normal"/>
    <w:semiHidden/>
    <w:rsid w:val="00871E8B"/>
  </w:style>
  <w:style w:type="paragraph" w:styleId="CommentSubject">
    <w:name w:val="annotation subject"/>
    <w:basedOn w:val="CommentText"/>
    <w:next w:val="CommentText"/>
    <w:semiHidden/>
    <w:rsid w:val="00871E8B"/>
    <w:rPr>
      <w:b/>
      <w:bCs/>
    </w:rPr>
  </w:style>
  <w:style w:type="character" w:styleId="CommentReference">
    <w:name w:val="annotation reference"/>
    <w:semiHidden/>
    <w:rsid w:val="00871E8B"/>
    <w:rPr>
      <w:sz w:val="16"/>
      <w:szCs w:val="16"/>
    </w:rPr>
  </w:style>
  <w:style w:type="paragraph" w:styleId="MacroText">
    <w:name w:val="macro"/>
    <w:semiHidden/>
    <w:rsid w:val="00871E8B"/>
    <w:pPr>
      <w:tabs>
        <w:tab w:val="left" w:pos="480"/>
        <w:tab w:val="left" w:pos="960"/>
        <w:tab w:val="left" w:pos="1440"/>
        <w:tab w:val="left" w:pos="1920"/>
        <w:tab w:val="left" w:pos="2400"/>
        <w:tab w:val="left" w:pos="2880"/>
        <w:tab w:val="left" w:pos="3360"/>
        <w:tab w:val="left" w:pos="3840"/>
        <w:tab w:val="left" w:pos="4320"/>
      </w:tabs>
      <w:spacing w:line="320" w:lineRule="atLeast"/>
    </w:pPr>
    <w:rPr>
      <w:rFonts w:ascii="Courier New" w:hAnsi="Courier New" w:cs="Courier New"/>
      <w:spacing w:val="6"/>
      <w:sz w:val="24"/>
      <w:szCs w:val="24"/>
      <w:lang w:val="de-DE" w:eastAsia="de-DE"/>
    </w:rPr>
  </w:style>
  <w:style w:type="paragraph" w:styleId="TableofAuthorities">
    <w:name w:val="table of authorities"/>
    <w:basedOn w:val="Normal"/>
    <w:next w:val="Normal"/>
    <w:semiHidden/>
    <w:rsid w:val="00871E8B"/>
    <w:pPr>
      <w:ind w:left="240" w:hanging="240"/>
    </w:pPr>
  </w:style>
  <w:style w:type="paragraph" w:styleId="TOAHeading">
    <w:name w:val="toa heading"/>
    <w:basedOn w:val="Normal"/>
    <w:next w:val="Normal"/>
    <w:semiHidden/>
    <w:rsid w:val="00871E8B"/>
    <w:pPr>
      <w:spacing w:before="120"/>
    </w:pPr>
    <w:rPr>
      <w:rFonts w:cs="Arial"/>
      <w:b/>
      <w:bCs/>
    </w:rPr>
  </w:style>
  <w:style w:type="paragraph" w:styleId="BalloonText">
    <w:name w:val="Balloon Text"/>
    <w:basedOn w:val="Normal"/>
    <w:link w:val="BalloonTextChar"/>
    <w:semiHidden/>
    <w:rsid w:val="00871E8B"/>
    <w:pPr>
      <w:spacing w:line="240" w:lineRule="auto"/>
    </w:pPr>
    <w:rPr>
      <w:rFonts w:ascii="Tahoma" w:hAnsi="Tahoma" w:cs="Tahoma"/>
      <w:sz w:val="16"/>
      <w:szCs w:val="16"/>
    </w:rPr>
  </w:style>
  <w:style w:type="paragraph" w:customStyle="1" w:styleId="A0">
    <w:name w:val="A0"/>
    <w:basedOn w:val="BodyText"/>
    <w:qFormat/>
    <w:rsid w:val="00871E8B"/>
  </w:style>
  <w:style w:type="paragraph" w:customStyle="1" w:styleId="EinzugA4">
    <w:name w:val="EinzugA4"/>
    <w:basedOn w:val="A4"/>
    <w:semiHidden/>
    <w:rsid w:val="00871E8B"/>
    <w:pPr>
      <w:ind w:left="4252" w:hanging="850"/>
    </w:pPr>
  </w:style>
  <w:style w:type="paragraph" w:customStyle="1" w:styleId="A4">
    <w:name w:val="A4"/>
    <w:basedOn w:val="BodyText"/>
    <w:qFormat/>
    <w:rsid w:val="00871E8B"/>
    <w:pPr>
      <w:ind w:left="3402"/>
    </w:pPr>
  </w:style>
  <w:style w:type="paragraph" w:customStyle="1" w:styleId="NumABC">
    <w:name w:val="Num_ABC"/>
    <w:basedOn w:val="Heading6"/>
    <w:semiHidden/>
    <w:rsid w:val="00871E8B"/>
    <w:pPr>
      <w:tabs>
        <w:tab w:val="num" w:pos="2651"/>
      </w:tabs>
      <w:spacing w:line="264" w:lineRule="auto"/>
      <w:ind w:left="2651" w:hanging="851"/>
    </w:pPr>
    <w:rPr>
      <w:szCs w:val="22"/>
    </w:rPr>
  </w:style>
  <w:style w:type="table" w:customStyle="1" w:styleId="Tabellengitternetz1">
    <w:name w:val="Tabellengitternetz1"/>
    <w:basedOn w:val="TableNormal"/>
    <w:next w:val="TableGrid"/>
    <w:semiHidden/>
    <w:rsid w:val="00871E8B"/>
    <w:pPr>
      <w:spacing w:after="240" w:line="264" w:lineRule="auto"/>
      <w:jc w:val="both"/>
    </w:pPr>
    <w:rPr>
      <w:rFonts w:ascii="Tahoma" w:hAnsi="Tahom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
    <w:name w:val="Tabellengitternetz2"/>
    <w:basedOn w:val="TableNormal"/>
    <w:next w:val="TableGrid"/>
    <w:semiHidden/>
    <w:rsid w:val="00871E8B"/>
    <w:pPr>
      <w:spacing w:after="240" w:line="264" w:lineRule="auto"/>
      <w:jc w:val="both"/>
    </w:pPr>
    <w:rPr>
      <w:rFonts w:ascii="Tahoma" w:hAnsi="Tahom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
    <w:name w:val="Tabellengitternetz3"/>
    <w:basedOn w:val="TableNormal"/>
    <w:next w:val="TableGrid"/>
    <w:semiHidden/>
    <w:rsid w:val="00871E8B"/>
    <w:pPr>
      <w:spacing w:after="240" w:line="264" w:lineRule="auto"/>
      <w:jc w:val="both"/>
    </w:pPr>
    <w:rPr>
      <w:rFonts w:ascii="Tahoma" w:hAnsi="Tahom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
    <w:name w:val="Tabellengitternetz4"/>
    <w:basedOn w:val="TableNormal"/>
    <w:next w:val="TableGrid"/>
    <w:semiHidden/>
    <w:rsid w:val="00871E8B"/>
    <w:pPr>
      <w:spacing w:after="240" w:line="264" w:lineRule="auto"/>
      <w:jc w:val="both"/>
    </w:pPr>
    <w:rPr>
      <w:rFonts w:ascii="Tahoma" w:hAnsi="Tahom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
    <w:name w:val="Tabellengitternetz5"/>
    <w:basedOn w:val="TableNormal"/>
    <w:next w:val="TableGrid"/>
    <w:semiHidden/>
    <w:rsid w:val="00871E8B"/>
    <w:pPr>
      <w:spacing w:after="240" w:line="264" w:lineRule="auto"/>
      <w:jc w:val="both"/>
    </w:pPr>
    <w:rPr>
      <w:rFonts w:ascii="Tahoma" w:hAnsi="Tahom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
    <w:name w:val="Tabellengitternetz6"/>
    <w:basedOn w:val="TableNormal"/>
    <w:next w:val="TableGrid"/>
    <w:semiHidden/>
    <w:rsid w:val="00871E8B"/>
    <w:pPr>
      <w:spacing w:after="240" w:line="264" w:lineRule="auto"/>
      <w:jc w:val="both"/>
    </w:pPr>
    <w:rPr>
      <w:rFonts w:ascii="Tahoma" w:hAnsi="Tahom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
    <w:name w:val="Tabellengitternetz7"/>
    <w:basedOn w:val="TableNormal"/>
    <w:next w:val="TableGrid"/>
    <w:semiHidden/>
    <w:rsid w:val="00871E8B"/>
    <w:pPr>
      <w:spacing w:after="240" w:line="264" w:lineRule="auto"/>
      <w:jc w:val="both"/>
    </w:pPr>
    <w:rPr>
      <w:rFonts w:ascii="Tahoma" w:hAnsi="Tahom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errEmpfaenger">
    <w:name w:val="NoerrEmpfaenger"/>
    <w:basedOn w:val="NoerrEinzeilig"/>
    <w:rsid w:val="00871E8B"/>
    <w:pPr>
      <w:framePr w:w="5103" w:h="1985" w:hRule="exact" w:wrap="notBeside" w:vAnchor="page" w:hAnchor="margin" w:y="3375" w:anchorLock="1"/>
    </w:pPr>
  </w:style>
  <w:style w:type="paragraph" w:styleId="TOCHeading">
    <w:name w:val="TOC Heading"/>
    <w:aliases w:val="#TOCHead"/>
    <w:basedOn w:val="Heading1"/>
    <w:next w:val="Normal"/>
    <w:uiPriority w:val="39"/>
    <w:semiHidden/>
    <w:unhideWhenUsed/>
    <w:qFormat/>
    <w:rsid w:val="00871E8B"/>
    <w:pPr>
      <w:keepLines/>
      <w:spacing w:before="480"/>
      <w:outlineLvl w:val="9"/>
    </w:pPr>
    <w:rPr>
      <w:rFonts w:asciiTheme="majorHAnsi" w:eastAsiaTheme="majorEastAsia" w:hAnsiTheme="majorHAnsi" w:cstheme="majorBidi"/>
      <w:bCs/>
      <w:color w:val="3014C6" w:themeColor="accent1" w:themeShade="BF"/>
      <w:kern w:val="0"/>
      <w:sz w:val="28"/>
      <w:szCs w:val="28"/>
    </w:rPr>
  </w:style>
  <w:style w:type="character" w:customStyle="1" w:styleId="BalloonTextChar">
    <w:name w:val="Balloon Text Char"/>
    <w:basedOn w:val="DefaultParagraphFont"/>
    <w:link w:val="BalloonText"/>
    <w:semiHidden/>
    <w:rsid w:val="00871E8B"/>
    <w:rPr>
      <w:rFonts w:ascii="Tahoma" w:hAnsi="Tahoma" w:cs="Tahoma"/>
      <w:spacing w:val="6"/>
      <w:sz w:val="16"/>
      <w:szCs w:val="16"/>
      <w:lang w:val="de-DE" w:eastAsia="de-DE"/>
    </w:rPr>
  </w:style>
  <w:style w:type="character" w:styleId="SubtleEmphasis">
    <w:name w:val="Subtle Emphasis"/>
    <w:basedOn w:val="DefaultParagraphFont"/>
    <w:uiPriority w:val="19"/>
    <w:semiHidden/>
    <w:rsid w:val="00871E8B"/>
    <w:rPr>
      <w:i/>
      <w:iCs/>
      <w:color w:val="808080" w:themeColor="text1" w:themeTint="7F"/>
    </w:rPr>
  </w:style>
  <w:style w:type="character" w:styleId="PlaceholderText">
    <w:name w:val="Placeholder Text"/>
    <w:aliases w:val="#Platzhalter"/>
    <w:basedOn w:val="DefaultParagraphFont"/>
    <w:uiPriority w:val="99"/>
    <w:rsid w:val="00871E8B"/>
    <w:rPr>
      <w:color w:val="808080"/>
    </w:rPr>
  </w:style>
  <w:style w:type="paragraph" w:customStyle="1" w:styleId="A5">
    <w:name w:val="A5"/>
    <w:basedOn w:val="BodyText"/>
    <w:qFormat/>
    <w:rsid w:val="00871E8B"/>
    <w:pPr>
      <w:ind w:left="4252"/>
    </w:pPr>
  </w:style>
  <w:style w:type="paragraph" w:customStyle="1" w:styleId="Liste">
    <w:name w:val="#Liste"/>
    <w:basedOn w:val="A0"/>
    <w:rsid w:val="00144471"/>
    <w:pPr>
      <w:tabs>
        <w:tab w:val="left" w:pos="1134"/>
      </w:tabs>
    </w:pPr>
  </w:style>
  <w:style w:type="paragraph" w:styleId="Quote">
    <w:name w:val="Quote"/>
    <w:basedOn w:val="Normal"/>
    <w:next w:val="Normal"/>
    <w:link w:val="QuoteChar"/>
    <w:uiPriority w:val="29"/>
    <w:qFormat/>
    <w:rsid w:val="00C83D13"/>
    <w:pPr>
      <w:ind w:left="567"/>
    </w:pPr>
    <w:rPr>
      <w:i/>
      <w:iCs/>
    </w:rPr>
  </w:style>
  <w:style w:type="character" w:customStyle="1" w:styleId="QuoteChar">
    <w:name w:val="Quote Char"/>
    <w:basedOn w:val="DefaultParagraphFont"/>
    <w:link w:val="Quote"/>
    <w:uiPriority w:val="29"/>
    <w:rsid w:val="00C83D13"/>
    <w:rPr>
      <w:rFonts w:ascii="Arial" w:hAnsi="Arial"/>
      <w:i/>
      <w:iCs/>
      <w:sz w:val="22"/>
      <w:szCs w:val="24"/>
      <w:lang w:val="de-DE" w:eastAsia="de-DE"/>
    </w:rPr>
  </w:style>
  <w:style w:type="paragraph" w:customStyle="1" w:styleId="Anlage1">
    <w:name w:val="#Anlage 1"/>
    <w:basedOn w:val="A1"/>
    <w:next w:val="BodyText"/>
    <w:qFormat/>
    <w:rsid w:val="001005A5"/>
    <w:pPr>
      <w:pageBreakBefore/>
      <w:numPr>
        <w:numId w:val="7"/>
      </w:numPr>
      <w:jc w:val="right"/>
      <w:outlineLvl w:val="0"/>
    </w:pPr>
    <w:rPr>
      <w:b/>
    </w:rPr>
  </w:style>
  <w:style w:type="paragraph" w:customStyle="1" w:styleId="AnlageA">
    <w:name w:val="#Anlage A"/>
    <w:basedOn w:val="A1"/>
    <w:next w:val="BodyText"/>
    <w:qFormat/>
    <w:rsid w:val="001005A5"/>
    <w:pPr>
      <w:pageBreakBefore/>
      <w:numPr>
        <w:ilvl w:val="1"/>
        <w:numId w:val="7"/>
      </w:numPr>
      <w:jc w:val="right"/>
      <w:outlineLvl w:val="0"/>
    </w:pPr>
    <w:rPr>
      <w:b/>
    </w:rPr>
  </w:style>
  <w:style w:type="paragraph" w:customStyle="1" w:styleId="AnlageTitel">
    <w:name w:val="#AnlageTitel"/>
    <w:basedOn w:val="NoerrEinzeilig"/>
    <w:qFormat/>
    <w:rsid w:val="001005A5"/>
    <w:pPr>
      <w:pageBreakBefore/>
      <w:spacing w:after="240"/>
      <w:ind w:left="851"/>
      <w:jc w:val="right"/>
      <w:outlineLvl w:val="0"/>
    </w:pPr>
    <w:rPr>
      <w:b/>
    </w:rPr>
  </w:style>
  <w:style w:type="paragraph" w:customStyle="1" w:styleId="Exhibit1">
    <w:name w:val="#Exhibit 1"/>
    <w:basedOn w:val="A1"/>
    <w:next w:val="BodyText"/>
    <w:qFormat/>
    <w:rsid w:val="00871E8B"/>
    <w:pPr>
      <w:pageBreakBefore/>
      <w:numPr>
        <w:ilvl w:val="2"/>
        <w:numId w:val="7"/>
      </w:numPr>
      <w:jc w:val="right"/>
      <w:outlineLvl w:val="0"/>
    </w:pPr>
    <w:rPr>
      <w:b/>
    </w:rPr>
  </w:style>
  <w:style w:type="paragraph" w:customStyle="1" w:styleId="ExhibitA">
    <w:name w:val="#Exhibit A"/>
    <w:basedOn w:val="A1"/>
    <w:next w:val="BodyText"/>
    <w:qFormat/>
    <w:rsid w:val="00871E8B"/>
    <w:pPr>
      <w:pageBreakBefore/>
      <w:numPr>
        <w:ilvl w:val="3"/>
        <w:numId w:val="7"/>
      </w:numPr>
      <w:jc w:val="right"/>
      <w:outlineLvl w:val="0"/>
    </w:pPr>
    <w:rPr>
      <w:b/>
    </w:rPr>
  </w:style>
  <w:style w:type="paragraph" w:customStyle="1" w:styleId="Liste1">
    <w:name w:val="#Liste1"/>
    <w:basedOn w:val="Liste"/>
    <w:qFormat/>
    <w:rsid w:val="00927350"/>
    <w:pPr>
      <w:numPr>
        <w:numId w:val="11"/>
      </w:numPr>
    </w:pPr>
  </w:style>
  <w:style w:type="paragraph" w:customStyle="1" w:styleId="Liste2">
    <w:name w:val="#Liste2"/>
    <w:basedOn w:val="Liste"/>
    <w:qFormat/>
    <w:rsid w:val="00927350"/>
    <w:pPr>
      <w:numPr>
        <w:ilvl w:val="1"/>
        <w:numId w:val="11"/>
      </w:numPr>
    </w:pPr>
  </w:style>
  <w:style w:type="paragraph" w:customStyle="1" w:styleId="Liste3">
    <w:name w:val="#Liste3"/>
    <w:basedOn w:val="Liste"/>
    <w:qFormat/>
    <w:rsid w:val="00927350"/>
    <w:pPr>
      <w:numPr>
        <w:ilvl w:val="2"/>
        <w:numId w:val="11"/>
      </w:numPr>
    </w:pPr>
  </w:style>
  <w:style w:type="paragraph" w:customStyle="1" w:styleId="Liste4">
    <w:name w:val="#Liste4"/>
    <w:basedOn w:val="Liste"/>
    <w:qFormat/>
    <w:rsid w:val="00927350"/>
    <w:pPr>
      <w:numPr>
        <w:ilvl w:val="3"/>
        <w:numId w:val="11"/>
      </w:numPr>
    </w:pPr>
  </w:style>
  <w:style w:type="paragraph" w:customStyle="1" w:styleId="Liste5">
    <w:name w:val="#Liste5"/>
    <w:basedOn w:val="Liste"/>
    <w:qFormat/>
    <w:rsid w:val="00927350"/>
    <w:pPr>
      <w:numPr>
        <w:ilvl w:val="4"/>
        <w:numId w:val="11"/>
      </w:numPr>
    </w:pPr>
  </w:style>
  <w:style w:type="paragraph" w:customStyle="1" w:styleId="Liste6">
    <w:name w:val="#Liste6"/>
    <w:basedOn w:val="Liste"/>
    <w:qFormat/>
    <w:rsid w:val="00927350"/>
    <w:pPr>
      <w:numPr>
        <w:ilvl w:val="5"/>
        <w:numId w:val="11"/>
      </w:numPr>
    </w:pPr>
  </w:style>
  <w:style w:type="paragraph" w:customStyle="1" w:styleId="Liste7">
    <w:name w:val="#Liste7"/>
    <w:basedOn w:val="Liste"/>
    <w:qFormat/>
    <w:rsid w:val="00927350"/>
    <w:pPr>
      <w:numPr>
        <w:ilvl w:val="6"/>
        <w:numId w:val="11"/>
      </w:numPr>
    </w:pPr>
  </w:style>
  <w:style w:type="paragraph" w:customStyle="1" w:styleId="Liste8">
    <w:name w:val="#Liste8"/>
    <w:basedOn w:val="Liste"/>
    <w:qFormat/>
    <w:rsid w:val="00927350"/>
    <w:pPr>
      <w:numPr>
        <w:ilvl w:val="7"/>
        <w:numId w:val="11"/>
      </w:numPr>
    </w:pPr>
  </w:style>
  <w:style w:type="paragraph" w:customStyle="1" w:styleId="Liste9">
    <w:name w:val="#Liste9"/>
    <w:basedOn w:val="Liste"/>
    <w:qFormat/>
    <w:rsid w:val="00927350"/>
    <w:pPr>
      <w:numPr>
        <w:ilvl w:val="8"/>
        <w:numId w:val="11"/>
      </w:numPr>
    </w:pPr>
  </w:style>
  <w:style w:type="numbering" w:customStyle="1" w:styleId="NoerrListe">
    <w:name w:val="#Noerr_Liste"/>
    <w:basedOn w:val="NoList"/>
    <w:uiPriority w:val="99"/>
    <w:rsid w:val="00927350"/>
    <w:pPr>
      <w:numPr>
        <w:numId w:val="11"/>
      </w:numPr>
    </w:pPr>
  </w:style>
  <w:style w:type="numbering" w:customStyle="1" w:styleId="NoerrListeAnlagen">
    <w:name w:val="#NoerrListeAnlagen"/>
    <w:basedOn w:val="NoList"/>
    <w:uiPriority w:val="99"/>
    <w:rsid w:val="00871E8B"/>
    <w:pPr>
      <w:numPr>
        <w:numId w:val="9"/>
      </w:numPr>
    </w:pPr>
  </w:style>
  <w:style w:type="paragraph" w:customStyle="1" w:styleId="Prambel">
    <w:name w:val="#Präambel"/>
    <w:basedOn w:val="Title"/>
    <w:next w:val="A0"/>
    <w:qFormat/>
    <w:rsid w:val="00312738"/>
    <w:pPr>
      <w:tabs>
        <w:tab w:val="center" w:pos="0"/>
      </w:tabs>
    </w:pPr>
    <w:rPr>
      <w:b/>
      <w:caps w:val="0"/>
      <w:sz w:val="22"/>
      <w:lang w:val="de-DE"/>
    </w:rPr>
  </w:style>
  <w:style w:type="paragraph" w:customStyle="1" w:styleId="TitelAbkrzungsverzeichnis">
    <w:name w:val="#TitelAbkürzungsverzeichnis"/>
    <w:basedOn w:val="Title"/>
    <w:next w:val="Normal"/>
    <w:qFormat/>
    <w:rsid w:val="00F82557"/>
    <w:pPr>
      <w:pageBreakBefore/>
      <w:tabs>
        <w:tab w:val="center" w:pos="0"/>
      </w:tabs>
      <w:jc w:val="left"/>
      <w:outlineLvl w:val="0"/>
    </w:pPr>
    <w:rPr>
      <w:b/>
      <w:sz w:val="22"/>
      <w:lang w:val="de-DE"/>
    </w:rPr>
  </w:style>
  <w:style w:type="paragraph" w:customStyle="1" w:styleId="TitelAnlagenverzeichnis">
    <w:name w:val="#TitelAnlagenverzeichnis"/>
    <w:basedOn w:val="Normal"/>
    <w:next w:val="Normal"/>
    <w:qFormat/>
    <w:rsid w:val="00F82557"/>
    <w:pPr>
      <w:pageBreakBefore/>
      <w:outlineLvl w:val="0"/>
    </w:pPr>
    <w:rPr>
      <w:b/>
      <w:caps/>
      <w:noProof/>
    </w:rPr>
  </w:style>
  <w:style w:type="paragraph" w:customStyle="1" w:styleId="TitelInhaltsverzeichnis">
    <w:name w:val="#TitelInhaltsverzeichnis"/>
    <w:basedOn w:val="BodyText"/>
    <w:next w:val="Normal"/>
    <w:link w:val="TitelInhaltsverzeichnisZchn"/>
    <w:qFormat/>
    <w:rsid w:val="00F82557"/>
    <w:pPr>
      <w:pageBreakBefore/>
      <w:outlineLvl w:val="0"/>
    </w:pPr>
    <w:rPr>
      <w:b/>
      <w:caps/>
    </w:rPr>
  </w:style>
  <w:style w:type="character" w:customStyle="1" w:styleId="TitelInhaltsverzeichnisZchn">
    <w:name w:val="#TitelInhaltsverzeichnis Zchn"/>
    <w:basedOn w:val="DefaultParagraphFont"/>
    <w:link w:val="TitelInhaltsverzeichnis"/>
    <w:rsid w:val="00F82557"/>
    <w:rPr>
      <w:rFonts w:ascii="Arial" w:hAnsi="Arial"/>
      <w:b/>
      <w:caps/>
      <w:sz w:val="22"/>
      <w:szCs w:val="24"/>
      <w:lang w:val="de-DE" w:eastAsia="de-DE"/>
    </w:rPr>
  </w:style>
  <w:style w:type="paragraph" w:styleId="ListParagraph">
    <w:name w:val="List Paragraph"/>
    <w:aliases w:val="#Listenabsatz"/>
    <w:basedOn w:val="Normal"/>
    <w:uiPriority w:val="34"/>
    <w:rsid w:val="00C83D13"/>
    <w:pPr>
      <w:ind w:left="720"/>
    </w:pPr>
  </w:style>
  <w:style w:type="paragraph" w:customStyle="1" w:styleId="Listere1">
    <w:name w:val="#Liste_re_1"/>
    <w:basedOn w:val="ListNumber3"/>
    <w:qFormat/>
    <w:rsid w:val="004C4B56"/>
    <w:pPr>
      <w:numPr>
        <w:numId w:val="8"/>
      </w:numPr>
    </w:pPr>
  </w:style>
  <w:style w:type="paragraph" w:customStyle="1" w:styleId="Listere2">
    <w:name w:val="#Liste_re_2"/>
    <w:basedOn w:val="ListNumber3"/>
    <w:qFormat/>
    <w:rsid w:val="004C4B56"/>
    <w:pPr>
      <w:numPr>
        <w:ilvl w:val="1"/>
        <w:numId w:val="8"/>
      </w:numPr>
    </w:pPr>
  </w:style>
  <w:style w:type="paragraph" w:customStyle="1" w:styleId="Listere3">
    <w:name w:val="#Liste_re_3"/>
    <w:basedOn w:val="ListNumber3"/>
    <w:qFormat/>
    <w:rsid w:val="004C4B56"/>
    <w:pPr>
      <w:numPr>
        <w:ilvl w:val="2"/>
        <w:numId w:val="8"/>
      </w:numPr>
    </w:pPr>
  </w:style>
  <w:style w:type="paragraph" w:customStyle="1" w:styleId="Listere4">
    <w:name w:val="#Liste_re_4"/>
    <w:basedOn w:val="ListNumber3"/>
    <w:qFormat/>
    <w:rsid w:val="004C4B56"/>
    <w:pPr>
      <w:numPr>
        <w:ilvl w:val="3"/>
        <w:numId w:val="8"/>
      </w:numPr>
    </w:pPr>
  </w:style>
  <w:style w:type="paragraph" w:customStyle="1" w:styleId="Listere5">
    <w:name w:val="#Liste_re_5"/>
    <w:basedOn w:val="ListNumber3"/>
    <w:qFormat/>
    <w:rsid w:val="004C4B56"/>
    <w:pPr>
      <w:numPr>
        <w:ilvl w:val="4"/>
        <w:numId w:val="8"/>
      </w:numPr>
    </w:pPr>
  </w:style>
  <w:style w:type="paragraph" w:customStyle="1" w:styleId="Listere6">
    <w:name w:val="#Liste_re_6"/>
    <w:basedOn w:val="ListNumber3"/>
    <w:qFormat/>
    <w:rsid w:val="004C4B56"/>
    <w:pPr>
      <w:numPr>
        <w:ilvl w:val="5"/>
        <w:numId w:val="8"/>
      </w:numPr>
    </w:pPr>
  </w:style>
  <w:style w:type="paragraph" w:customStyle="1" w:styleId="Listere7">
    <w:name w:val="#Liste_re_7"/>
    <w:basedOn w:val="ListNumber3"/>
    <w:qFormat/>
    <w:rsid w:val="004C4B56"/>
    <w:pPr>
      <w:numPr>
        <w:ilvl w:val="6"/>
        <w:numId w:val="8"/>
      </w:numPr>
    </w:pPr>
  </w:style>
  <w:style w:type="paragraph" w:customStyle="1" w:styleId="Listere8">
    <w:name w:val="#Liste_re_8"/>
    <w:basedOn w:val="ListNumber3"/>
    <w:qFormat/>
    <w:rsid w:val="004C4B56"/>
    <w:pPr>
      <w:numPr>
        <w:ilvl w:val="7"/>
        <w:numId w:val="8"/>
      </w:numPr>
    </w:pPr>
  </w:style>
  <w:style w:type="paragraph" w:customStyle="1" w:styleId="Listere9">
    <w:name w:val="#Liste_re_9"/>
    <w:basedOn w:val="ListNumber3"/>
    <w:qFormat/>
    <w:rsid w:val="004C4B56"/>
    <w:pPr>
      <w:numPr>
        <w:ilvl w:val="8"/>
        <w:numId w:val="8"/>
      </w:numPr>
    </w:pPr>
  </w:style>
  <w:style w:type="numbering" w:customStyle="1" w:styleId="NoerrListere">
    <w:name w:val="#Noerr_Liste_re"/>
    <w:basedOn w:val="NoList"/>
    <w:uiPriority w:val="99"/>
    <w:rsid w:val="004C4B56"/>
    <w:pPr>
      <w:numPr>
        <w:numId w:val="8"/>
      </w:numPr>
    </w:pPr>
  </w:style>
  <w:style w:type="paragraph" w:customStyle="1" w:styleId="PrambelrechteSpalte">
    <w:name w:val="#Präambel_rechte_Spalte"/>
    <w:basedOn w:val="Title"/>
    <w:next w:val="A0"/>
    <w:qFormat/>
    <w:rsid w:val="00312738"/>
    <w:pPr>
      <w:keepNext/>
    </w:pPr>
    <w:rPr>
      <w:b/>
      <w:caps w:val="0"/>
      <w:sz w:val="22"/>
      <w:lang w:val="de-DE"/>
    </w:rPr>
  </w:style>
  <w:style w:type="character" w:customStyle="1" w:styleId="BodyTextChar">
    <w:name w:val="Body Text Char"/>
    <w:aliases w:val="#Text Char,bt Char,bt wide Char,body text Char,body Char"/>
    <w:basedOn w:val="DefaultParagraphFont"/>
    <w:link w:val="BodyText"/>
    <w:rsid w:val="001005A5"/>
    <w:rPr>
      <w:rFonts w:ascii="Arial" w:hAnsi="Arial"/>
      <w:sz w:val="22"/>
      <w:szCs w:val="24"/>
      <w:lang w:val="de-DE" w:eastAsia="de-DE"/>
    </w:rPr>
  </w:style>
  <w:style w:type="paragraph" w:customStyle="1" w:styleId="SecHead1">
    <w:name w:val="SecHead1"/>
    <w:basedOn w:val="EinzugA0"/>
    <w:next w:val="A1"/>
    <w:link w:val="SecHead1Char"/>
    <w:qFormat/>
    <w:rsid w:val="00815FB4"/>
    <w:pPr>
      <w:numPr>
        <w:numId w:val="25"/>
      </w:numPr>
      <w:tabs>
        <w:tab w:val="clear" w:pos="850"/>
      </w:tabs>
      <w:outlineLvl w:val="0"/>
    </w:pPr>
    <w:rPr>
      <w:b/>
    </w:rPr>
  </w:style>
  <w:style w:type="character" w:customStyle="1" w:styleId="SecHead1Char">
    <w:name w:val="SecHead1 Char"/>
    <w:basedOn w:val="DefaultParagraphFont"/>
    <w:link w:val="SecHead1"/>
    <w:rsid w:val="00815FB4"/>
    <w:rPr>
      <w:rFonts w:ascii="Calibri" w:hAnsi="Calibri"/>
      <w:b/>
      <w:sz w:val="24"/>
      <w:szCs w:val="24"/>
      <w:lang w:val="de-DE" w:eastAsia="de-DE"/>
    </w:rPr>
  </w:style>
  <w:style w:type="paragraph" w:customStyle="1" w:styleId="SecHead2">
    <w:name w:val="SecHead2"/>
    <w:basedOn w:val="EinzugA0"/>
    <w:next w:val="A1"/>
    <w:link w:val="SecHead2Char"/>
    <w:qFormat/>
    <w:rsid w:val="00815FB4"/>
    <w:pPr>
      <w:numPr>
        <w:ilvl w:val="1"/>
        <w:numId w:val="25"/>
      </w:numPr>
      <w:tabs>
        <w:tab w:val="clear" w:pos="850"/>
      </w:tabs>
      <w:outlineLvl w:val="1"/>
    </w:pPr>
  </w:style>
  <w:style w:type="character" w:customStyle="1" w:styleId="SecHead2Char">
    <w:name w:val="SecHead2 Char"/>
    <w:basedOn w:val="DefaultParagraphFont"/>
    <w:link w:val="SecHead2"/>
    <w:rsid w:val="00815FB4"/>
    <w:rPr>
      <w:rFonts w:ascii="Calibri" w:hAnsi="Calibri"/>
      <w:sz w:val="24"/>
      <w:szCs w:val="24"/>
      <w:lang w:val="de-DE" w:eastAsia="de-DE"/>
    </w:rPr>
  </w:style>
  <w:style w:type="paragraph" w:customStyle="1" w:styleId="SecHead3">
    <w:name w:val="SecHead3"/>
    <w:basedOn w:val="EinzugA0"/>
    <w:next w:val="A1"/>
    <w:link w:val="SecHead3Char"/>
    <w:qFormat/>
    <w:rsid w:val="00815FB4"/>
    <w:pPr>
      <w:numPr>
        <w:ilvl w:val="2"/>
        <w:numId w:val="25"/>
      </w:numPr>
      <w:tabs>
        <w:tab w:val="clear" w:pos="850"/>
      </w:tabs>
      <w:outlineLvl w:val="2"/>
    </w:pPr>
  </w:style>
  <w:style w:type="character" w:customStyle="1" w:styleId="SecHead3Char">
    <w:name w:val="SecHead3 Char"/>
    <w:basedOn w:val="DefaultParagraphFont"/>
    <w:link w:val="SecHead3"/>
    <w:rsid w:val="00815FB4"/>
    <w:rPr>
      <w:rFonts w:ascii="Calibri" w:hAnsi="Calibri"/>
      <w:sz w:val="24"/>
      <w:szCs w:val="24"/>
      <w:lang w:val="de-DE" w:eastAsia="de-DE"/>
    </w:rPr>
  </w:style>
  <w:style w:type="paragraph" w:customStyle="1" w:styleId="SecHead4">
    <w:name w:val="SecHead4"/>
    <w:basedOn w:val="EinzugA0"/>
    <w:next w:val="A1"/>
    <w:link w:val="SecHead4Char"/>
    <w:qFormat/>
    <w:rsid w:val="00815FB4"/>
    <w:pPr>
      <w:numPr>
        <w:ilvl w:val="3"/>
        <w:numId w:val="25"/>
      </w:numPr>
      <w:tabs>
        <w:tab w:val="clear" w:pos="850"/>
      </w:tabs>
      <w:outlineLvl w:val="3"/>
    </w:pPr>
  </w:style>
  <w:style w:type="character" w:customStyle="1" w:styleId="SecHead4Char">
    <w:name w:val="SecHead4 Char"/>
    <w:basedOn w:val="DefaultParagraphFont"/>
    <w:link w:val="SecHead4"/>
    <w:rsid w:val="00815FB4"/>
    <w:rPr>
      <w:rFonts w:ascii="Calibri" w:hAnsi="Calibri"/>
      <w:sz w:val="24"/>
      <w:szCs w:val="24"/>
      <w:lang w:val="de-DE" w:eastAsia="de-DE"/>
    </w:rPr>
  </w:style>
  <w:style w:type="paragraph" w:customStyle="1" w:styleId="SecHead5">
    <w:name w:val="SecHead5"/>
    <w:basedOn w:val="EinzugA0"/>
    <w:next w:val="A1"/>
    <w:link w:val="SecHead5Char"/>
    <w:qFormat/>
    <w:rsid w:val="00815FB4"/>
    <w:pPr>
      <w:numPr>
        <w:ilvl w:val="4"/>
        <w:numId w:val="25"/>
      </w:numPr>
      <w:tabs>
        <w:tab w:val="clear" w:pos="850"/>
      </w:tabs>
      <w:outlineLvl w:val="4"/>
    </w:pPr>
  </w:style>
  <w:style w:type="character" w:customStyle="1" w:styleId="SecHead5Char">
    <w:name w:val="SecHead5 Char"/>
    <w:basedOn w:val="DefaultParagraphFont"/>
    <w:link w:val="SecHead5"/>
    <w:rsid w:val="00815FB4"/>
    <w:rPr>
      <w:rFonts w:ascii="Calibri" w:hAnsi="Calibri"/>
      <w:sz w:val="24"/>
      <w:szCs w:val="24"/>
      <w:lang w:val="de-DE" w:eastAsia="de-DE"/>
    </w:rPr>
  </w:style>
  <w:style w:type="paragraph" w:customStyle="1" w:styleId="SecHead6">
    <w:name w:val="SecHead6"/>
    <w:basedOn w:val="EinzugA0"/>
    <w:next w:val="A1"/>
    <w:link w:val="SecHead6Char"/>
    <w:qFormat/>
    <w:rsid w:val="00815FB4"/>
    <w:pPr>
      <w:numPr>
        <w:ilvl w:val="5"/>
        <w:numId w:val="25"/>
      </w:numPr>
      <w:tabs>
        <w:tab w:val="clear" w:pos="850"/>
      </w:tabs>
      <w:outlineLvl w:val="5"/>
    </w:pPr>
  </w:style>
  <w:style w:type="character" w:customStyle="1" w:styleId="SecHead6Char">
    <w:name w:val="SecHead6 Char"/>
    <w:basedOn w:val="DefaultParagraphFont"/>
    <w:link w:val="SecHead6"/>
    <w:rsid w:val="00815FB4"/>
    <w:rPr>
      <w:rFonts w:ascii="Calibri" w:hAnsi="Calibri"/>
      <w:sz w:val="24"/>
      <w:szCs w:val="24"/>
      <w:lang w:val="de-DE" w:eastAsia="de-DE"/>
    </w:rPr>
  </w:style>
  <w:style w:type="paragraph" w:customStyle="1" w:styleId="SecHead7">
    <w:name w:val="SecHead7"/>
    <w:basedOn w:val="EinzugA0"/>
    <w:next w:val="A1"/>
    <w:link w:val="SecHead7Char"/>
    <w:qFormat/>
    <w:rsid w:val="00815FB4"/>
    <w:pPr>
      <w:numPr>
        <w:ilvl w:val="6"/>
        <w:numId w:val="25"/>
      </w:numPr>
      <w:tabs>
        <w:tab w:val="clear" w:pos="850"/>
      </w:tabs>
      <w:outlineLvl w:val="6"/>
    </w:pPr>
  </w:style>
  <w:style w:type="character" w:customStyle="1" w:styleId="SecHead7Char">
    <w:name w:val="SecHead7 Char"/>
    <w:basedOn w:val="DefaultParagraphFont"/>
    <w:link w:val="SecHead7"/>
    <w:rsid w:val="00815FB4"/>
    <w:rPr>
      <w:rFonts w:ascii="Calibri" w:hAnsi="Calibri"/>
      <w:sz w:val="24"/>
      <w:szCs w:val="24"/>
      <w:lang w:val="de-DE" w:eastAsia="de-DE"/>
    </w:rPr>
  </w:style>
  <w:style w:type="paragraph" w:customStyle="1" w:styleId="SecHead8">
    <w:name w:val="SecHead8"/>
    <w:basedOn w:val="EinzugA0"/>
    <w:next w:val="A1"/>
    <w:link w:val="SecHead8Char"/>
    <w:qFormat/>
    <w:rsid w:val="00815FB4"/>
    <w:pPr>
      <w:numPr>
        <w:ilvl w:val="7"/>
        <w:numId w:val="25"/>
      </w:numPr>
      <w:tabs>
        <w:tab w:val="clear" w:pos="850"/>
      </w:tabs>
      <w:outlineLvl w:val="7"/>
    </w:pPr>
  </w:style>
  <w:style w:type="character" w:customStyle="1" w:styleId="SecHead8Char">
    <w:name w:val="SecHead8 Char"/>
    <w:basedOn w:val="DefaultParagraphFont"/>
    <w:link w:val="SecHead8"/>
    <w:rsid w:val="00815FB4"/>
    <w:rPr>
      <w:rFonts w:ascii="Calibri" w:hAnsi="Calibri"/>
      <w:sz w:val="24"/>
      <w:szCs w:val="24"/>
      <w:lang w:val="de-DE" w:eastAsia="de-DE"/>
    </w:rPr>
  </w:style>
  <w:style w:type="paragraph" w:customStyle="1" w:styleId="SecHead9">
    <w:name w:val="SecHead9"/>
    <w:basedOn w:val="EinzugA0"/>
    <w:next w:val="A1"/>
    <w:link w:val="SecHead9Char"/>
    <w:qFormat/>
    <w:rsid w:val="00815FB4"/>
    <w:pPr>
      <w:numPr>
        <w:ilvl w:val="8"/>
        <w:numId w:val="25"/>
      </w:numPr>
      <w:tabs>
        <w:tab w:val="clear" w:pos="850"/>
      </w:tabs>
      <w:outlineLvl w:val="8"/>
    </w:pPr>
  </w:style>
  <w:style w:type="character" w:customStyle="1" w:styleId="SecHead9Char">
    <w:name w:val="SecHead9 Char"/>
    <w:basedOn w:val="DefaultParagraphFont"/>
    <w:link w:val="SecHead9"/>
    <w:rsid w:val="00815FB4"/>
    <w:rPr>
      <w:rFonts w:ascii="Calibri" w:hAnsi="Calibri"/>
      <w:sz w:val="24"/>
      <w:szCs w:val="24"/>
      <w:lang w:val="de-DE" w:eastAsia="de-DE"/>
    </w:rPr>
  </w:style>
  <w:style w:type="character" w:customStyle="1" w:styleId="Anlage">
    <w:name w:val="#Anlage"/>
    <w:basedOn w:val="DefaultParagraphFont"/>
    <w:rsid w:val="00FF7157"/>
    <w:rPr>
      <w:b/>
      <w:sz w:val="22"/>
    </w:rPr>
  </w:style>
  <w:style w:type="character" w:customStyle="1" w:styleId="AnlBezeichnung">
    <w:name w:val="#AnlBezeichnung"/>
    <w:basedOn w:val="DefaultParagraphFont"/>
    <w:rsid w:val="00FF7157"/>
    <w:rPr>
      <w:b w:val="0"/>
      <w:sz w:val="22"/>
    </w:rPr>
  </w:style>
  <w:style w:type="character" w:customStyle="1" w:styleId="AnlNummer">
    <w:name w:val="#AnlNummer"/>
    <w:basedOn w:val="DefaultParagraphFont"/>
    <w:rsid w:val="00FF7157"/>
    <w:rPr>
      <w:b/>
      <w:sz w:val="22"/>
    </w:rPr>
  </w:style>
  <w:style w:type="character" w:customStyle="1" w:styleId="HeaderChar">
    <w:name w:val="Header Char"/>
    <w:basedOn w:val="DefaultParagraphFont"/>
    <w:link w:val="Header"/>
    <w:uiPriority w:val="99"/>
    <w:rsid w:val="00647648"/>
    <w:rPr>
      <w:rFonts w:asciiTheme="minorHAnsi" w:hAnsiTheme="minorHAnsi"/>
      <w:sz w:val="16"/>
      <w:szCs w:val="24"/>
      <w:lang w:val="de-DE" w:eastAsia="de-DE"/>
    </w:rPr>
  </w:style>
  <w:style w:type="character" w:customStyle="1" w:styleId="NoerrEinzeiligChar">
    <w:name w:val="NoerrEinzeilig Char"/>
    <w:basedOn w:val="BodyTextChar"/>
    <w:link w:val="NoerrEinzeilig"/>
    <w:rsid w:val="00A03540"/>
    <w:rPr>
      <w:rFonts w:ascii="Arial" w:hAnsi="Arial"/>
      <w:sz w:val="22"/>
      <w:szCs w:val="24"/>
      <w:lang w:val="de-DE" w:eastAsia="de-DE"/>
    </w:rPr>
  </w:style>
  <w:style w:type="paragraph" w:styleId="Revision">
    <w:name w:val="Revision"/>
    <w:hidden/>
    <w:uiPriority w:val="99"/>
    <w:semiHidden/>
    <w:rsid w:val="003E5CAE"/>
    <w:rPr>
      <w:rFonts w:ascii="Calibri" w:hAnsi="Calibri"/>
      <w:sz w:val="24"/>
      <w:szCs w:val="24"/>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711155">
      <w:bodyDiv w:val="1"/>
      <w:marLeft w:val="0"/>
      <w:marRight w:val="0"/>
      <w:marTop w:val="0"/>
      <w:marBottom w:val="0"/>
      <w:divBdr>
        <w:top w:val="none" w:sz="0" w:space="0" w:color="auto"/>
        <w:left w:val="none" w:sz="0" w:space="0" w:color="auto"/>
        <w:bottom w:val="none" w:sz="0" w:space="0" w:color="auto"/>
        <w:right w:val="none" w:sz="0" w:space="0" w:color="auto"/>
      </w:divBdr>
    </w:div>
    <w:div w:id="348290827">
      <w:bodyDiv w:val="1"/>
      <w:marLeft w:val="0"/>
      <w:marRight w:val="0"/>
      <w:marTop w:val="0"/>
      <w:marBottom w:val="0"/>
      <w:divBdr>
        <w:top w:val="none" w:sz="0" w:space="0" w:color="auto"/>
        <w:left w:val="none" w:sz="0" w:space="0" w:color="auto"/>
        <w:bottom w:val="none" w:sz="0" w:space="0" w:color="auto"/>
        <w:right w:val="none" w:sz="0" w:space="0" w:color="auto"/>
      </w:divBdr>
      <w:divsChild>
        <w:div w:id="217790335">
          <w:marLeft w:val="0"/>
          <w:marRight w:val="0"/>
          <w:marTop w:val="0"/>
          <w:marBottom w:val="0"/>
          <w:divBdr>
            <w:top w:val="none" w:sz="0" w:space="0" w:color="auto"/>
            <w:left w:val="none" w:sz="0" w:space="0" w:color="auto"/>
            <w:bottom w:val="none" w:sz="0" w:space="0" w:color="auto"/>
            <w:right w:val="none" w:sz="0" w:space="0" w:color="auto"/>
          </w:divBdr>
          <w:divsChild>
            <w:div w:id="1108235947">
              <w:marLeft w:val="0"/>
              <w:marRight w:val="0"/>
              <w:marTop w:val="0"/>
              <w:marBottom w:val="0"/>
              <w:divBdr>
                <w:top w:val="none" w:sz="0" w:space="0" w:color="auto"/>
                <w:left w:val="none" w:sz="0" w:space="0" w:color="auto"/>
                <w:bottom w:val="none" w:sz="0" w:space="0" w:color="auto"/>
                <w:right w:val="none" w:sz="0" w:space="0" w:color="auto"/>
              </w:divBdr>
              <w:divsChild>
                <w:div w:id="1841315062">
                  <w:marLeft w:val="0"/>
                  <w:marRight w:val="0"/>
                  <w:marTop w:val="0"/>
                  <w:marBottom w:val="0"/>
                  <w:divBdr>
                    <w:top w:val="none" w:sz="0" w:space="0" w:color="auto"/>
                    <w:left w:val="none" w:sz="0" w:space="0" w:color="auto"/>
                    <w:bottom w:val="none" w:sz="0" w:space="0" w:color="auto"/>
                    <w:right w:val="none" w:sz="0" w:space="0" w:color="auto"/>
                  </w:divBdr>
                  <w:divsChild>
                    <w:div w:id="740366894">
                      <w:marLeft w:val="0"/>
                      <w:marRight w:val="0"/>
                      <w:marTop w:val="0"/>
                      <w:marBottom w:val="0"/>
                      <w:divBdr>
                        <w:top w:val="none" w:sz="0" w:space="0" w:color="auto"/>
                        <w:left w:val="none" w:sz="0" w:space="0" w:color="auto"/>
                        <w:bottom w:val="none" w:sz="0" w:space="0" w:color="auto"/>
                        <w:right w:val="none" w:sz="0" w:space="0" w:color="auto"/>
                      </w:divBdr>
                      <w:divsChild>
                        <w:div w:id="1306936950">
                          <w:marLeft w:val="0"/>
                          <w:marRight w:val="0"/>
                          <w:marTop w:val="0"/>
                          <w:marBottom w:val="0"/>
                          <w:divBdr>
                            <w:top w:val="none" w:sz="0" w:space="0" w:color="auto"/>
                            <w:left w:val="none" w:sz="0" w:space="0" w:color="auto"/>
                            <w:bottom w:val="none" w:sz="0" w:space="0" w:color="auto"/>
                            <w:right w:val="none" w:sz="0" w:space="0" w:color="auto"/>
                          </w:divBdr>
                          <w:divsChild>
                            <w:div w:id="312023387">
                              <w:marLeft w:val="0"/>
                              <w:marRight w:val="0"/>
                              <w:marTop w:val="0"/>
                              <w:marBottom w:val="0"/>
                              <w:divBdr>
                                <w:top w:val="none" w:sz="0" w:space="0" w:color="auto"/>
                                <w:left w:val="none" w:sz="0" w:space="0" w:color="auto"/>
                                <w:bottom w:val="none" w:sz="0" w:space="0" w:color="auto"/>
                                <w:right w:val="none" w:sz="0" w:space="0" w:color="auto"/>
                              </w:divBdr>
                              <w:divsChild>
                                <w:div w:id="204046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9150732">
      <w:bodyDiv w:val="1"/>
      <w:marLeft w:val="0"/>
      <w:marRight w:val="0"/>
      <w:marTop w:val="0"/>
      <w:marBottom w:val="0"/>
      <w:divBdr>
        <w:top w:val="none" w:sz="0" w:space="0" w:color="auto"/>
        <w:left w:val="none" w:sz="0" w:space="0" w:color="auto"/>
        <w:bottom w:val="none" w:sz="0" w:space="0" w:color="auto"/>
        <w:right w:val="none" w:sz="0" w:space="0" w:color="auto"/>
      </w:divBdr>
    </w:div>
    <w:div w:id="869030186">
      <w:bodyDiv w:val="1"/>
      <w:marLeft w:val="0"/>
      <w:marRight w:val="0"/>
      <w:marTop w:val="0"/>
      <w:marBottom w:val="0"/>
      <w:divBdr>
        <w:top w:val="none" w:sz="0" w:space="0" w:color="auto"/>
        <w:left w:val="none" w:sz="0" w:space="0" w:color="auto"/>
        <w:bottom w:val="none" w:sz="0" w:space="0" w:color="auto"/>
        <w:right w:val="none" w:sz="0" w:space="0" w:color="auto"/>
      </w:divBdr>
    </w:div>
    <w:div w:id="894974175">
      <w:bodyDiv w:val="1"/>
      <w:marLeft w:val="0"/>
      <w:marRight w:val="0"/>
      <w:marTop w:val="0"/>
      <w:marBottom w:val="0"/>
      <w:divBdr>
        <w:top w:val="none" w:sz="0" w:space="0" w:color="auto"/>
        <w:left w:val="none" w:sz="0" w:space="0" w:color="auto"/>
        <w:bottom w:val="none" w:sz="0" w:space="0" w:color="auto"/>
        <w:right w:val="none" w:sz="0" w:space="0" w:color="auto"/>
      </w:divBdr>
    </w:div>
    <w:div w:id="957026145">
      <w:bodyDiv w:val="1"/>
      <w:marLeft w:val="0"/>
      <w:marRight w:val="0"/>
      <w:marTop w:val="0"/>
      <w:marBottom w:val="0"/>
      <w:divBdr>
        <w:top w:val="none" w:sz="0" w:space="0" w:color="auto"/>
        <w:left w:val="none" w:sz="0" w:space="0" w:color="auto"/>
        <w:bottom w:val="none" w:sz="0" w:space="0" w:color="auto"/>
        <w:right w:val="none" w:sz="0" w:space="0" w:color="auto"/>
      </w:divBdr>
    </w:div>
    <w:div w:id="1080833576">
      <w:bodyDiv w:val="1"/>
      <w:marLeft w:val="0"/>
      <w:marRight w:val="0"/>
      <w:marTop w:val="0"/>
      <w:marBottom w:val="0"/>
      <w:divBdr>
        <w:top w:val="none" w:sz="0" w:space="0" w:color="auto"/>
        <w:left w:val="none" w:sz="0" w:space="0" w:color="auto"/>
        <w:bottom w:val="none" w:sz="0" w:space="0" w:color="auto"/>
        <w:right w:val="none" w:sz="0" w:space="0" w:color="auto"/>
      </w:divBdr>
      <w:divsChild>
        <w:div w:id="50883590">
          <w:marLeft w:val="0"/>
          <w:marRight w:val="0"/>
          <w:marTop w:val="0"/>
          <w:marBottom w:val="0"/>
          <w:divBdr>
            <w:top w:val="none" w:sz="0" w:space="0" w:color="auto"/>
            <w:left w:val="none" w:sz="0" w:space="0" w:color="auto"/>
            <w:bottom w:val="none" w:sz="0" w:space="0" w:color="auto"/>
            <w:right w:val="none" w:sz="0" w:space="0" w:color="auto"/>
          </w:divBdr>
          <w:divsChild>
            <w:div w:id="140386299">
              <w:marLeft w:val="0"/>
              <w:marRight w:val="0"/>
              <w:marTop w:val="0"/>
              <w:marBottom w:val="0"/>
              <w:divBdr>
                <w:top w:val="none" w:sz="0" w:space="0" w:color="auto"/>
                <w:left w:val="none" w:sz="0" w:space="0" w:color="auto"/>
                <w:bottom w:val="none" w:sz="0" w:space="0" w:color="auto"/>
                <w:right w:val="none" w:sz="0" w:space="0" w:color="auto"/>
              </w:divBdr>
              <w:divsChild>
                <w:div w:id="650862756">
                  <w:marLeft w:val="0"/>
                  <w:marRight w:val="0"/>
                  <w:marTop w:val="0"/>
                  <w:marBottom w:val="0"/>
                  <w:divBdr>
                    <w:top w:val="none" w:sz="0" w:space="0" w:color="auto"/>
                    <w:left w:val="none" w:sz="0" w:space="0" w:color="auto"/>
                    <w:bottom w:val="none" w:sz="0" w:space="0" w:color="auto"/>
                    <w:right w:val="none" w:sz="0" w:space="0" w:color="auto"/>
                  </w:divBdr>
                  <w:divsChild>
                    <w:div w:id="1755199876">
                      <w:marLeft w:val="0"/>
                      <w:marRight w:val="0"/>
                      <w:marTop w:val="0"/>
                      <w:marBottom w:val="0"/>
                      <w:divBdr>
                        <w:top w:val="none" w:sz="0" w:space="0" w:color="auto"/>
                        <w:left w:val="none" w:sz="0" w:space="0" w:color="auto"/>
                        <w:bottom w:val="none" w:sz="0" w:space="0" w:color="auto"/>
                        <w:right w:val="none" w:sz="0" w:space="0" w:color="auto"/>
                      </w:divBdr>
                      <w:divsChild>
                        <w:div w:id="821196584">
                          <w:marLeft w:val="0"/>
                          <w:marRight w:val="0"/>
                          <w:marTop w:val="0"/>
                          <w:marBottom w:val="0"/>
                          <w:divBdr>
                            <w:top w:val="none" w:sz="0" w:space="0" w:color="auto"/>
                            <w:left w:val="none" w:sz="0" w:space="0" w:color="auto"/>
                            <w:bottom w:val="none" w:sz="0" w:space="0" w:color="auto"/>
                            <w:right w:val="none" w:sz="0" w:space="0" w:color="auto"/>
                          </w:divBdr>
                          <w:divsChild>
                            <w:div w:id="1205559854">
                              <w:marLeft w:val="0"/>
                              <w:marRight w:val="0"/>
                              <w:marTop w:val="0"/>
                              <w:marBottom w:val="0"/>
                              <w:divBdr>
                                <w:top w:val="none" w:sz="0" w:space="0" w:color="auto"/>
                                <w:left w:val="none" w:sz="0" w:space="0" w:color="auto"/>
                                <w:bottom w:val="none" w:sz="0" w:space="0" w:color="auto"/>
                                <w:right w:val="none" w:sz="0" w:space="0" w:color="auto"/>
                              </w:divBdr>
                              <w:divsChild>
                                <w:div w:id="150543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0350643">
      <w:bodyDiv w:val="1"/>
      <w:marLeft w:val="0"/>
      <w:marRight w:val="0"/>
      <w:marTop w:val="0"/>
      <w:marBottom w:val="0"/>
      <w:divBdr>
        <w:top w:val="none" w:sz="0" w:space="0" w:color="auto"/>
        <w:left w:val="none" w:sz="0" w:space="0" w:color="auto"/>
        <w:bottom w:val="none" w:sz="0" w:space="0" w:color="auto"/>
        <w:right w:val="none" w:sz="0" w:space="0" w:color="auto"/>
      </w:divBdr>
      <w:divsChild>
        <w:div w:id="760687170">
          <w:marLeft w:val="0"/>
          <w:marRight w:val="0"/>
          <w:marTop w:val="0"/>
          <w:marBottom w:val="0"/>
          <w:divBdr>
            <w:top w:val="none" w:sz="0" w:space="0" w:color="auto"/>
            <w:left w:val="none" w:sz="0" w:space="0" w:color="auto"/>
            <w:bottom w:val="none" w:sz="0" w:space="0" w:color="auto"/>
            <w:right w:val="none" w:sz="0" w:space="0" w:color="auto"/>
          </w:divBdr>
          <w:divsChild>
            <w:div w:id="687413067">
              <w:marLeft w:val="0"/>
              <w:marRight w:val="0"/>
              <w:marTop w:val="0"/>
              <w:marBottom w:val="0"/>
              <w:divBdr>
                <w:top w:val="none" w:sz="0" w:space="0" w:color="auto"/>
                <w:left w:val="none" w:sz="0" w:space="0" w:color="auto"/>
                <w:bottom w:val="none" w:sz="0" w:space="0" w:color="auto"/>
                <w:right w:val="none" w:sz="0" w:space="0" w:color="auto"/>
              </w:divBdr>
              <w:divsChild>
                <w:div w:id="2144999947">
                  <w:marLeft w:val="0"/>
                  <w:marRight w:val="0"/>
                  <w:marTop w:val="0"/>
                  <w:marBottom w:val="0"/>
                  <w:divBdr>
                    <w:top w:val="none" w:sz="0" w:space="0" w:color="auto"/>
                    <w:left w:val="none" w:sz="0" w:space="0" w:color="auto"/>
                    <w:bottom w:val="none" w:sz="0" w:space="0" w:color="auto"/>
                    <w:right w:val="none" w:sz="0" w:space="0" w:color="auto"/>
                  </w:divBdr>
                  <w:divsChild>
                    <w:div w:id="1188326477">
                      <w:marLeft w:val="0"/>
                      <w:marRight w:val="0"/>
                      <w:marTop w:val="0"/>
                      <w:marBottom w:val="0"/>
                      <w:divBdr>
                        <w:top w:val="none" w:sz="0" w:space="0" w:color="auto"/>
                        <w:left w:val="none" w:sz="0" w:space="0" w:color="auto"/>
                        <w:bottom w:val="none" w:sz="0" w:space="0" w:color="auto"/>
                        <w:right w:val="none" w:sz="0" w:space="0" w:color="auto"/>
                      </w:divBdr>
                      <w:divsChild>
                        <w:div w:id="176890844">
                          <w:marLeft w:val="0"/>
                          <w:marRight w:val="0"/>
                          <w:marTop w:val="0"/>
                          <w:marBottom w:val="0"/>
                          <w:divBdr>
                            <w:top w:val="none" w:sz="0" w:space="0" w:color="auto"/>
                            <w:left w:val="none" w:sz="0" w:space="0" w:color="auto"/>
                            <w:bottom w:val="none" w:sz="0" w:space="0" w:color="auto"/>
                            <w:right w:val="none" w:sz="0" w:space="0" w:color="auto"/>
                          </w:divBdr>
                          <w:divsChild>
                            <w:div w:id="1533225130">
                              <w:marLeft w:val="0"/>
                              <w:marRight w:val="0"/>
                              <w:marTop w:val="0"/>
                              <w:marBottom w:val="0"/>
                              <w:divBdr>
                                <w:top w:val="none" w:sz="0" w:space="0" w:color="auto"/>
                                <w:left w:val="none" w:sz="0" w:space="0" w:color="auto"/>
                                <w:bottom w:val="none" w:sz="0" w:space="0" w:color="auto"/>
                                <w:right w:val="none" w:sz="0" w:space="0" w:color="auto"/>
                              </w:divBdr>
                              <w:divsChild>
                                <w:div w:id="213073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0393723">
      <w:bodyDiv w:val="1"/>
      <w:marLeft w:val="0"/>
      <w:marRight w:val="0"/>
      <w:marTop w:val="0"/>
      <w:marBottom w:val="0"/>
      <w:divBdr>
        <w:top w:val="none" w:sz="0" w:space="0" w:color="auto"/>
        <w:left w:val="none" w:sz="0" w:space="0" w:color="auto"/>
        <w:bottom w:val="none" w:sz="0" w:space="0" w:color="auto"/>
        <w:right w:val="none" w:sz="0" w:space="0" w:color="auto"/>
      </w:divBdr>
    </w:div>
    <w:div w:id="1164933672">
      <w:bodyDiv w:val="1"/>
      <w:marLeft w:val="0"/>
      <w:marRight w:val="0"/>
      <w:marTop w:val="0"/>
      <w:marBottom w:val="0"/>
      <w:divBdr>
        <w:top w:val="none" w:sz="0" w:space="0" w:color="auto"/>
        <w:left w:val="none" w:sz="0" w:space="0" w:color="auto"/>
        <w:bottom w:val="none" w:sz="0" w:space="0" w:color="auto"/>
        <w:right w:val="none" w:sz="0" w:space="0" w:color="auto"/>
      </w:divBdr>
    </w:div>
    <w:div w:id="1287469166">
      <w:bodyDiv w:val="1"/>
      <w:marLeft w:val="0"/>
      <w:marRight w:val="0"/>
      <w:marTop w:val="0"/>
      <w:marBottom w:val="0"/>
      <w:divBdr>
        <w:top w:val="none" w:sz="0" w:space="0" w:color="auto"/>
        <w:left w:val="none" w:sz="0" w:space="0" w:color="auto"/>
        <w:bottom w:val="none" w:sz="0" w:space="0" w:color="auto"/>
        <w:right w:val="none" w:sz="0" w:space="0" w:color="auto"/>
      </w:divBdr>
    </w:div>
    <w:div w:id="1310207488">
      <w:bodyDiv w:val="1"/>
      <w:marLeft w:val="0"/>
      <w:marRight w:val="0"/>
      <w:marTop w:val="0"/>
      <w:marBottom w:val="0"/>
      <w:divBdr>
        <w:top w:val="none" w:sz="0" w:space="0" w:color="auto"/>
        <w:left w:val="none" w:sz="0" w:space="0" w:color="auto"/>
        <w:bottom w:val="none" w:sz="0" w:space="0" w:color="auto"/>
        <w:right w:val="none" w:sz="0" w:space="0" w:color="auto"/>
      </w:divBdr>
    </w:div>
    <w:div w:id="1511018373">
      <w:bodyDiv w:val="1"/>
      <w:marLeft w:val="0"/>
      <w:marRight w:val="0"/>
      <w:marTop w:val="0"/>
      <w:marBottom w:val="0"/>
      <w:divBdr>
        <w:top w:val="none" w:sz="0" w:space="0" w:color="auto"/>
        <w:left w:val="none" w:sz="0" w:space="0" w:color="auto"/>
        <w:bottom w:val="none" w:sz="0" w:space="0" w:color="auto"/>
        <w:right w:val="none" w:sz="0" w:space="0" w:color="auto"/>
      </w:divBdr>
      <w:divsChild>
        <w:div w:id="104543168">
          <w:marLeft w:val="0"/>
          <w:marRight w:val="0"/>
          <w:marTop w:val="0"/>
          <w:marBottom w:val="0"/>
          <w:divBdr>
            <w:top w:val="none" w:sz="0" w:space="0" w:color="auto"/>
            <w:left w:val="none" w:sz="0" w:space="0" w:color="auto"/>
            <w:bottom w:val="none" w:sz="0" w:space="0" w:color="auto"/>
            <w:right w:val="none" w:sz="0" w:space="0" w:color="auto"/>
          </w:divBdr>
          <w:divsChild>
            <w:div w:id="1181354408">
              <w:marLeft w:val="0"/>
              <w:marRight w:val="0"/>
              <w:marTop w:val="0"/>
              <w:marBottom w:val="0"/>
              <w:divBdr>
                <w:top w:val="none" w:sz="0" w:space="0" w:color="auto"/>
                <w:left w:val="none" w:sz="0" w:space="0" w:color="auto"/>
                <w:bottom w:val="none" w:sz="0" w:space="0" w:color="auto"/>
                <w:right w:val="none" w:sz="0" w:space="0" w:color="auto"/>
              </w:divBdr>
              <w:divsChild>
                <w:div w:id="151602259">
                  <w:marLeft w:val="0"/>
                  <w:marRight w:val="0"/>
                  <w:marTop w:val="0"/>
                  <w:marBottom w:val="0"/>
                  <w:divBdr>
                    <w:top w:val="none" w:sz="0" w:space="0" w:color="auto"/>
                    <w:left w:val="none" w:sz="0" w:space="0" w:color="auto"/>
                    <w:bottom w:val="none" w:sz="0" w:space="0" w:color="auto"/>
                    <w:right w:val="none" w:sz="0" w:space="0" w:color="auto"/>
                  </w:divBdr>
                  <w:divsChild>
                    <w:div w:id="559948826">
                      <w:marLeft w:val="0"/>
                      <w:marRight w:val="0"/>
                      <w:marTop w:val="0"/>
                      <w:marBottom w:val="0"/>
                      <w:divBdr>
                        <w:top w:val="none" w:sz="0" w:space="0" w:color="auto"/>
                        <w:left w:val="none" w:sz="0" w:space="0" w:color="auto"/>
                        <w:bottom w:val="none" w:sz="0" w:space="0" w:color="auto"/>
                        <w:right w:val="none" w:sz="0" w:space="0" w:color="auto"/>
                      </w:divBdr>
                      <w:divsChild>
                        <w:div w:id="566766846">
                          <w:marLeft w:val="0"/>
                          <w:marRight w:val="0"/>
                          <w:marTop w:val="0"/>
                          <w:marBottom w:val="0"/>
                          <w:divBdr>
                            <w:top w:val="none" w:sz="0" w:space="0" w:color="auto"/>
                            <w:left w:val="none" w:sz="0" w:space="0" w:color="auto"/>
                            <w:bottom w:val="none" w:sz="0" w:space="0" w:color="auto"/>
                            <w:right w:val="none" w:sz="0" w:space="0" w:color="auto"/>
                          </w:divBdr>
                          <w:divsChild>
                            <w:div w:id="1201818173">
                              <w:marLeft w:val="0"/>
                              <w:marRight w:val="0"/>
                              <w:marTop w:val="0"/>
                              <w:marBottom w:val="0"/>
                              <w:divBdr>
                                <w:top w:val="none" w:sz="0" w:space="0" w:color="auto"/>
                                <w:left w:val="none" w:sz="0" w:space="0" w:color="auto"/>
                                <w:bottom w:val="none" w:sz="0" w:space="0" w:color="auto"/>
                                <w:right w:val="none" w:sz="0" w:space="0" w:color="auto"/>
                              </w:divBdr>
                              <w:divsChild>
                                <w:div w:id="189766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8489158">
      <w:bodyDiv w:val="1"/>
      <w:marLeft w:val="0"/>
      <w:marRight w:val="0"/>
      <w:marTop w:val="0"/>
      <w:marBottom w:val="0"/>
      <w:divBdr>
        <w:top w:val="none" w:sz="0" w:space="0" w:color="auto"/>
        <w:left w:val="none" w:sz="0" w:space="0" w:color="auto"/>
        <w:bottom w:val="none" w:sz="0" w:space="0" w:color="auto"/>
        <w:right w:val="none" w:sz="0" w:space="0" w:color="auto"/>
      </w:divBdr>
    </w:div>
    <w:div w:id="1606840332">
      <w:bodyDiv w:val="1"/>
      <w:marLeft w:val="0"/>
      <w:marRight w:val="0"/>
      <w:marTop w:val="0"/>
      <w:marBottom w:val="0"/>
      <w:divBdr>
        <w:top w:val="none" w:sz="0" w:space="0" w:color="auto"/>
        <w:left w:val="none" w:sz="0" w:space="0" w:color="auto"/>
        <w:bottom w:val="none" w:sz="0" w:space="0" w:color="auto"/>
        <w:right w:val="none" w:sz="0" w:space="0" w:color="auto"/>
      </w:divBdr>
    </w:div>
    <w:div w:id="1629237043">
      <w:bodyDiv w:val="1"/>
      <w:marLeft w:val="0"/>
      <w:marRight w:val="0"/>
      <w:marTop w:val="0"/>
      <w:marBottom w:val="0"/>
      <w:divBdr>
        <w:top w:val="none" w:sz="0" w:space="0" w:color="auto"/>
        <w:left w:val="none" w:sz="0" w:space="0" w:color="auto"/>
        <w:bottom w:val="none" w:sz="0" w:space="0" w:color="auto"/>
        <w:right w:val="none" w:sz="0" w:space="0" w:color="auto"/>
      </w:divBdr>
    </w:div>
    <w:div w:id="1642731271">
      <w:bodyDiv w:val="1"/>
      <w:marLeft w:val="0"/>
      <w:marRight w:val="0"/>
      <w:marTop w:val="0"/>
      <w:marBottom w:val="0"/>
      <w:divBdr>
        <w:top w:val="none" w:sz="0" w:space="0" w:color="auto"/>
        <w:left w:val="none" w:sz="0" w:space="0" w:color="auto"/>
        <w:bottom w:val="none" w:sz="0" w:space="0" w:color="auto"/>
        <w:right w:val="none" w:sz="0" w:space="0" w:color="auto"/>
      </w:divBdr>
    </w:div>
    <w:div w:id="1958677112">
      <w:bodyDiv w:val="1"/>
      <w:marLeft w:val="0"/>
      <w:marRight w:val="0"/>
      <w:marTop w:val="0"/>
      <w:marBottom w:val="0"/>
      <w:divBdr>
        <w:top w:val="none" w:sz="0" w:space="0" w:color="auto"/>
        <w:left w:val="none" w:sz="0" w:space="0" w:color="auto"/>
        <w:bottom w:val="none" w:sz="0" w:space="0" w:color="auto"/>
        <w:right w:val="none" w:sz="0" w:space="0" w:color="auto"/>
      </w:divBdr>
    </w:div>
    <w:div w:id="2073578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templates\templates365\LeeresDokument.dotm" TargetMode="External"/></Relationships>
</file>

<file path=word/theme/theme1.xml><?xml version="1.0" encoding="utf-8"?>
<a:theme xmlns:a="http://schemas.openxmlformats.org/drawingml/2006/main" name="Noerr">
  <a:themeElements>
    <a:clrScheme name="Noerr">
      <a:dk1>
        <a:sysClr val="windowText" lastClr="000000"/>
      </a:dk1>
      <a:lt1>
        <a:sysClr val="window" lastClr="FFFFFF"/>
      </a:lt1>
      <a:dk2>
        <a:srgbClr val="898989"/>
      </a:dk2>
      <a:lt2>
        <a:srgbClr val="F45352"/>
      </a:lt2>
      <a:accent1>
        <a:srgbClr val="5539EB"/>
      </a:accent1>
      <a:accent2>
        <a:srgbClr val="7761EF"/>
      </a:accent2>
      <a:accent3>
        <a:srgbClr val="9988F3"/>
      </a:accent3>
      <a:accent4>
        <a:srgbClr val="BBB0F7"/>
      </a:accent4>
      <a:accent5>
        <a:srgbClr val="DDD7FB"/>
      </a:accent5>
      <a:accent6>
        <a:srgbClr val="EEEBFD"/>
      </a:accent6>
      <a:hlink>
        <a:srgbClr val="5539EB"/>
      </a:hlink>
      <a:folHlink>
        <a:srgbClr val="0000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5"/>
        </a:solidFill>
        <a:ln>
          <a:noFill/>
        </a:ln>
      </a:spPr>
      <a:bodyPr rtlCol="0" anchor="ctr"/>
      <a:lstStyle>
        <a:defPPr algn="ctr">
          <a:defRPr sz="1400" smtClean="0"/>
        </a:defPPr>
      </a:lstStyle>
      <a:style>
        <a:lnRef idx="2">
          <a:schemeClr val="accent1">
            <a:shade val="50000"/>
          </a:schemeClr>
        </a:lnRef>
        <a:fillRef idx="1">
          <a:schemeClr val="accent1"/>
        </a:fillRef>
        <a:effectRef idx="0">
          <a:schemeClr val="accent1"/>
        </a:effectRef>
        <a:fontRef idx="minor">
          <a:schemeClr val="lt1"/>
        </a:fontRef>
      </a:style>
    </a:spDef>
    <a:lnDef>
      <a:spPr>
        <a:ln w="1651"/>
      </a:spPr>
      <a:bodyPr/>
      <a:lstStyle/>
      <a:style>
        <a:lnRef idx="1">
          <a:schemeClr val="accent1"/>
        </a:lnRef>
        <a:fillRef idx="0">
          <a:schemeClr val="accent1"/>
        </a:fillRef>
        <a:effectRef idx="0">
          <a:schemeClr val="accent1"/>
        </a:effectRef>
        <a:fontRef idx="minor">
          <a:schemeClr val="tx1"/>
        </a:fontRef>
      </a:style>
    </a:lnDef>
    <a:txDef>
      <a:spPr>
        <a:noFill/>
      </a:spPr>
      <a:bodyPr wrap="none" rtlCol="0">
        <a:spAutoFit/>
      </a:bodyPr>
      <a:lstStyle>
        <a:defPPr algn="l">
          <a:defRPr sz="1400" smtClean="0"/>
        </a:defPPr>
      </a:lstStyle>
    </a:txDef>
  </a:objectDefaults>
  <a:extraClrSchemeLst/>
  <a:custClrLst>
    <a:custClr name="Noerr Purple 100%">
      <a:srgbClr val="5539EB"/>
    </a:custClr>
    <a:custClr name="Noerr Purple 80%">
      <a:srgbClr val="7761EF"/>
    </a:custClr>
    <a:custClr name="Noerr Purple 60%">
      <a:srgbClr val="9988F3"/>
    </a:custClr>
    <a:custClr name="Noerr Purple 40%">
      <a:srgbClr val="BBB0F7"/>
    </a:custClr>
    <a:custClr name="Noerr Purple 20%">
      <a:srgbClr val="DDD7FB"/>
    </a:custClr>
    <a:custClr name="Noerr Purple 10%">
      <a:srgbClr val="EEEBFD"/>
    </a:custClr>
    <a:custClr name="--">
      <a:srgbClr val="FFFFFF"/>
    </a:custClr>
    <a:custClr name="--">
      <a:srgbClr val="FFFFFF"/>
    </a:custClr>
    <a:custClr name="--">
      <a:srgbClr val="FFFFFF"/>
    </a:custClr>
    <a:custClr name="--">
      <a:srgbClr val="FFFFFF"/>
    </a:custClr>
    <a:custClr name="Noerr Black 100%">
      <a:srgbClr val="000000"/>
    </a:custClr>
    <a:custClr name="Noerr Black 80%">
      <a:srgbClr val="333333"/>
    </a:custClr>
    <a:custClr name="Noerr Black 60%">
      <a:srgbClr val="666666"/>
    </a:custClr>
    <a:custClr name="Noerr Black 40%">
      <a:srgbClr val="999999"/>
    </a:custClr>
    <a:custClr name="Noerr Black 20%">
      <a:srgbClr val="CCCCCC"/>
    </a:custClr>
    <a:custClr name="Noerr Black 10%">
      <a:srgbClr val="E6E6E6"/>
    </a:custClr>
    <a:custClr name="--">
      <a:srgbClr val="FFFFFF"/>
    </a:custClr>
    <a:custClr name="--">
      <a:srgbClr val="FFFFFF"/>
    </a:custClr>
    <a:custClr name="--">
      <a:srgbClr val="FFFFFF"/>
    </a:custClr>
    <a:custClr name="--">
      <a:srgbClr val="FFFFFF"/>
    </a:custClr>
    <a:custClr name="Noerr Flamingo 100%">
      <a:srgbClr val="F45352"/>
    </a:custClr>
    <a:custClr name="Noerr Flamingo 80%">
      <a:srgbClr val="F67575"/>
    </a:custClr>
    <a:custClr name="Noerr Flamingo 60%">
      <a:srgbClr val="F89897"/>
    </a:custClr>
    <a:custClr name="Noerr Flamingo 40%">
      <a:srgbClr val="FBBABA"/>
    </a:custClr>
    <a:custClr name="Noerr Flamingo 20%">
      <a:srgbClr val="FDDDDC"/>
    </a:custClr>
    <a:custClr name="Noerr Flamingo 10%">
      <a:srgbClr val="FEEEEE"/>
    </a:custClr>
    <a:custClr name="--">
      <a:srgbClr val="FFFFFF"/>
    </a:custClr>
    <a:custClr name="--">
      <a:srgbClr val="FFFFFF"/>
    </a:custClr>
    <a:custClr name="--">
      <a:srgbClr val="FFFFFF"/>
    </a:custClr>
    <a:custClr name="--">
      <a:srgbClr val="FFFFFF"/>
    </a:custClr>
    <a:custClr name="Signalrot">
      <a:srgbClr val="A1262D"/>
    </a:custClr>
    <a:custClr name="Signalgelb">
      <a:srgbClr val="E8BF28"/>
    </a:custClr>
    <a:custClr name="Signalgrün">
      <a:srgbClr val="008E5E"/>
    </a:custClr>
    <a:custClr name="--">
      <a:srgbClr val="FFFFFF"/>
    </a:custClr>
    <a:custClr name="--">
      <a:srgbClr val="FFFFFF"/>
    </a:custClr>
    <a:custClr name="--">
      <a:srgbClr val="FFFFFF"/>
    </a:custClr>
    <a:custClr name="--">
      <a:srgbClr val="FFFFFF"/>
    </a:custClr>
    <a:custClr name="--">
      <a:srgbClr val="FFFFFF"/>
    </a:custClr>
    <a:custClr name="--">
      <a:srgbClr val="FFFFFF"/>
    </a:custClr>
    <a:custClr name="--">
      <a:srgbClr val="FFFFFF"/>
    </a:custClr>
  </a:custClrLst>
  <a:extLst>
    <a:ext uri="{05A4C25C-085E-4340-85A3-A5531E510DB2}">
      <thm15:themeFamily xmlns:thm15="http://schemas.microsoft.com/office/thememl/2012/main" name="Noerr" id="{419C8023-27BB-442D-851A-9D6E2BF7E580}" vid="{6461DDD7-1D03-4DD0-A186-CADBF4E3472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4EDE8A-E4A4-4F62-9A4A-9ACC4D0767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LeeresDokument.dotm</Template>
  <TotalTime>0</TotalTime>
  <Pages>1</Pages>
  <Words>3163</Words>
  <Characters>18034</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Daum, Andreas</dc:creator>
  <cp:lastModifiedBy>CARA-USER</cp:lastModifiedBy>
  <cp:revision>1</cp:revision>
  <dcterms:created xsi:type="dcterms:W3CDTF">2026-01-10T19:45:00Z</dcterms:created>
  <dcterms:modified xsi:type="dcterms:W3CDTF">2026-01-16T12:53:00Z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prache">
    <vt:lpwstr> </vt:lpwstr>
  </property>
  <property fmtid="{D5CDD505-2E9C-101B-9397-08002B2CF9AE}" pid="3" name="Spalten">
    <vt:lpwstr>nein</vt:lpwstr>
  </property>
  <property fmtid="{D5CDD505-2E9C-101B-9397-08002B2CF9AE}" pid="4" name="WorkSiteDocID">
    <vt:lpwstr> </vt:lpwstr>
  </property>
  <property fmtid="{D5CDD505-2E9C-101B-9397-08002B2CF9AE}" pid="5" name="Location">
    <vt:lpwstr> </vt:lpwstr>
  </property>
  <property fmtid="{D5CDD505-2E9C-101B-9397-08002B2CF9AE}" pid="6" name="MatterNo">
    <vt:lpwstr> </vt:lpwstr>
  </property>
  <property fmtid="{D5CDD505-2E9C-101B-9397-08002B2CF9AE}" pid="7" name="Year">
    <vt:lpwstr> </vt:lpwstr>
  </property>
  <property fmtid="{D5CDD505-2E9C-101B-9397-08002B2CF9AE}" pid="8" name="CompanyID">
    <vt:lpwstr> </vt:lpwstr>
  </property>
  <property fmtid="{D5CDD505-2E9C-101B-9397-08002B2CF9AE}" pid="9" name="Form">
    <vt:lpwstr>LeeresDokument</vt:lpwstr>
  </property>
  <property fmtid="{D5CDD505-2E9C-101B-9397-08002B2CF9AE}" pid="10" name="Headingset2">
    <vt:lpwstr>nein</vt:lpwstr>
  </property>
</Properties>
</file>